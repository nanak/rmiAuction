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916845">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916845">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916845"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RMI Auctionsystem</w:t>
                    </w:r>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r>
                      <w:rPr>
                        <w:b/>
                        <w:bCs/>
                      </w:rPr>
                      <w:t>Krepela, Lipovits, Reichmann, Tattyrek, Traxler</w:t>
                    </w:r>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EA74CE" w:rsidRDefault="00EA74CE" w:rsidP="00EA74CE">
      <w:pPr>
        <w:pStyle w:val="berschrift1"/>
        <w:rPr>
          <w:color w:val="17365D" w:themeColor="text2" w:themeShade="BF"/>
          <w:spacing w:val="5"/>
          <w:kern w:val="28"/>
          <w:sz w:val="52"/>
          <w:szCs w:val="52"/>
          <w:lang w:val="en-US"/>
        </w:rPr>
      </w:pPr>
      <w:r>
        <w:rPr>
          <w:lang w:val="en-US"/>
        </w:rPr>
        <w:lastRenderedPageBreak/>
        <w:br w:type="page"/>
      </w:r>
    </w:p>
    <w:p w:rsidR="00AE7437" w:rsidRPr="00C9394E" w:rsidRDefault="008A0AB9" w:rsidP="004577E3">
      <w:pPr>
        <w:pStyle w:val="Titel"/>
        <w:rPr>
          <w:lang w:val="en-US"/>
        </w:rPr>
      </w:pPr>
      <w:r>
        <w:rPr>
          <w:lang w:val="en-US"/>
        </w:rPr>
        <w:lastRenderedPageBreak/>
        <w:t>Spezifikationen</w:t>
      </w:r>
    </w:p>
    <w:p w:rsidR="004577E3" w:rsidRPr="00C9394E" w:rsidRDefault="004577E3" w:rsidP="004577E3">
      <w:pPr>
        <w:rPr>
          <w:lang w:val="en-US"/>
        </w:rPr>
      </w:pPr>
    </w:p>
    <w:p w:rsidR="00C6606E" w:rsidRDefault="00C6606E" w:rsidP="00C6606E">
      <w:pPr>
        <w:pStyle w:val="berschrift3"/>
      </w:pPr>
      <w:r>
        <w:t>General Remarks</w:t>
      </w:r>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We suggest reading the following tutorials before you start implementing: </w:t>
      </w:r>
    </w:p>
    <w:p w:rsidR="00C6606E" w:rsidRPr="00C6606E" w:rsidRDefault="00C6606E" w:rsidP="00C6606E">
      <w:pPr>
        <w:numPr>
          <w:ilvl w:val="1"/>
          <w:numId w:val="10"/>
        </w:numPr>
        <w:spacing w:before="100" w:beforeAutospacing="1" w:after="100" w:afterAutospacing="1" w:line="240" w:lineRule="auto"/>
        <w:rPr>
          <w:lang w:val="en-US"/>
        </w:rPr>
      </w:pPr>
      <w:hyperlink r:id="rId8" w:history="1">
        <w:r w:rsidRPr="00C6606E">
          <w:rPr>
            <w:rStyle w:val="Hyperlink"/>
            <w:lang w:val="en-US"/>
          </w:rPr>
          <w:t>Java RMI Tutorial</w:t>
        </w:r>
      </w:hyperlink>
      <w:r w:rsidRPr="00C6606E">
        <w:rPr>
          <w:lang w:val="en-US"/>
        </w:rPr>
        <w:t xml:space="preserve">: A short introduction into RMI. </w:t>
      </w:r>
    </w:p>
    <w:p w:rsidR="00C6606E" w:rsidRPr="00C6606E" w:rsidRDefault="00C6606E" w:rsidP="00C6606E">
      <w:pPr>
        <w:numPr>
          <w:ilvl w:val="1"/>
          <w:numId w:val="10"/>
        </w:numPr>
        <w:spacing w:before="100" w:beforeAutospacing="1" w:after="100" w:afterAutospacing="1" w:line="240" w:lineRule="auto"/>
        <w:rPr>
          <w:lang w:val="en-US"/>
        </w:rPr>
      </w:pPr>
      <w:hyperlink r:id="rId9" w:history="1">
        <w:r w:rsidRPr="00C6606E">
          <w:rPr>
            <w:rStyle w:val="Hyperlink"/>
            <w:lang w:val="en-US"/>
          </w:rPr>
          <w:t>Distributed Computing for Java</w:t>
        </w:r>
      </w:hyperlink>
      <w:r w:rsidRPr="00C6606E">
        <w:rPr>
          <w:lang w:val="en-US"/>
        </w:rPr>
        <w:t xml:space="preserve">: RMI Whitepaper. </w:t>
      </w:r>
    </w:p>
    <w:p w:rsidR="00C6606E" w:rsidRPr="00C6606E" w:rsidRDefault="00C6606E" w:rsidP="00C6606E">
      <w:pPr>
        <w:numPr>
          <w:ilvl w:val="0"/>
          <w:numId w:val="10"/>
        </w:numPr>
        <w:spacing w:before="100" w:beforeAutospacing="1" w:after="100" w:afterAutospacing="1" w:line="240" w:lineRule="auto"/>
        <w:rPr>
          <w:lang w:val="en-US"/>
        </w:rPr>
      </w:pPr>
      <w:r w:rsidRPr="00C6606E">
        <w:rPr>
          <w:lang w:val="en-US"/>
        </w:rPr>
        <w:t xml:space="preserve">Be sure to check the Hints &amp; Tricky Parts section for questions! </w:t>
      </w:r>
    </w:p>
    <w:p w:rsidR="00C6606E" w:rsidRPr="00C6606E" w:rsidRDefault="00C6606E" w:rsidP="00C6606E">
      <w:pPr>
        <w:pStyle w:val="berschrift3"/>
        <w:rPr>
          <w:lang w:val="en-US"/>
        </w:rPr>
      </w:pPr>
      <w:bookmarkStart w:id="0" w:name="Overview"/>
      <w:bookmarkEnd w:id="0"/>
      <w:r w:rsidRPr="00C6606E">
        <w:rPr>
          <w:lang w:val="en-US"/>
        </w:rPr>
        <w:t>Overview</w:t>
      </w:r>
    </w:p>
    <w:p w:rsidR="00C6606E" w:rsidRPr="00C6606E" w:rsidRDefault="00C6606E" w:rsidP="00C6606E">
      <w:pPr>
        <w:pStyle w:val="StandardWeb"/>
        <w:rPr>
          <w:lang w:val="en-US"/>
        </w:rPr>
      </w:pPr>
      <w:r w:rsidRPr="00C6606E">
        <w:rPr>
          <w:lang w:val="en-US"/>
        </w:rPr>
        <w:t xml:space="preserve">The goal of this assignment is to extend the auction system with four additional components: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An </w:t>
      </w:r>
      <w:r w:rsidRPr="00C6606E">
        <w:rPr>
          <w:rStyle w:val="Fett"/>
          <w:lang w:val="en-US"/>
        </w:rPr>
        <w:t>analytics server</w:t>
      </w:r>
      <w:r w:rsidRPr="00C6606E">
        <w:rPr>
          <w:lang w:val="en-US"/>
        </w:rPr>
        <w:t xml:space="preserve"> receives events from the system and computes simple statistics/analytics.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billing server</w:t>
      </w:r>
      <w:r w:rsidRPr="00C6606E">
        <w:rPr>
          <w:lang w:val="en-US"/>
        </w:rPr>
        <w:t xml:space="preserve"> which manages the bills charged by the auction provider.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management client</w:t>
      </w:r>
      <w:r w:rsidRPr="00C6606E">
        <w:rPr>
          <w:lang w:val="en-US"/>
        </w:rPr>
        <w:t xml:space="preserve"> </w:t>
      </w:r>
      <w:proofErr w:type="gramStart"/>
      <w:r w:rsidRPr="00C6606E">
        <w:rPr>
          <w:lang w:val="en-US"/>
        </w:rPr>
        <w:t>which</w:t>
      </w:r>
      <w:proofErr w:type="gramEnd"/>
      <w:r w:rsidRPr="00C6606E">
        <w:rPr>
          <w:lang w:val="en-US"/>
        </w:rPr>
        <w:t xml:space="preserve"> interacts with the analytics server and the billing server. </w:t>
      </w:r>
    </w:p>
    <w:p w:rsidR="00C6606E" w:rsidRPr="00C6606E" w:rsidRDefault="00C6606E" w:rsidP="00C6606E">
      <w:pPr>
        <w:numPr>
          <w:ilvl w:val="0"/>
          <w:numId w:val="11"/>
        </w:numPr>
        <w:spacing w:before="100" w:beforeAutospacing="1" w:after="100" w:afterAutospacing="1" w:line="240" w:lineRule="auto"/>
        <w:rPr>
          <w:lang w:val="en-US"/>
        </w:rPr>
      </w:pPr>
      <w:r w:rsidRPr="00C6606E">
        <w:rPr>
          <w:lang w:val="en-US"/>
        </w:rPr>
        <w:t xml:space="preserve">A </w:t>
      </w:r>
      <w:r w:rsidRPr="00C6606E">
        <w:rPr>
          <w:rStyle w:val="Fett"/>
          <w:lang w:val="en-US"/>
        </w:rPr>
        <w:t>testing component</w:t>
      </w:r>
      <w:r w:rsidRPr="00C6606E">
        <w:rPr>
          <w:lang w:val="en-US"/>
        </w:rPr>
        <w:t xml:space="preserve"> to generate client requests for automated load testing of the system.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extent cx="4476307" cy="2238154"/>
                  <wp:effectExtent l="0" t="0" r="0" b="0"/>
                  <wp:docPr id="12" name="Grafik 12" descr="http://www.borko.at/%7Emik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rko.at/%7Emike/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307" cy="2238154"/>
                          </a:xfrm>
                          <a:prstGeom prst="rect">
                            <a:avLst/>
                          </a:prstGeom>
                          <a:noFill/>
                          <a:ln>
                            <a:noFill/>
                          </a:ln>
                        </pic:spPr>
                      </pic:pic>
                    </a:graphicData>
                  </a:graphic>
                </wp:inline>
              </w:drawing>
            </w:r>
          </w:p>
        </w:tc>
      </w:tr>
      <w:tr w:rsidR="00C6606E" w:rsidRPr="00C6606E"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1:</w:t>
            </w:r>
            <w:r w:rsidRPr="00C6606E">
              <w:rPr>
                <w:lang w:val="en-US"/>
              </w:rPr>
              <w:t xml:space="preserve"> System Components and Interactions.</w:t>
            </w:r>
          </w:p>
        </w:tc>
      </w:tr>
    </w:tbl>
    <w:p w:rsidR="00C6606E" w:rsidRPr="00C6606E" w:rsidRDefault="00C6606E" w:rsidP="00C6606E">
      <w:pPr>
        <w:pStyle w:val="berschrift3"/>
        <w:rPr>
          <w:lang w:val="en-US"/>
        </w:rPr>
      </w:pPr>
      <w:bookmarkStart w:id="1" w:name="AnalyticsServer"/>
      <w:bookmarkEnd w:id="1"/>
      <w:r w:rsidRPr="00C6606E">
        <w:rPr>
          <w:lang w:val="en-US"/>
        </w:rPr>
        <w:t>Analytics Server</w:t>
      </w:r>
    </w:p>
    <w:p w:rsidR="00C6606E" w:rsidRPr="00C6606E" w:rsidRDefault="00C6606E" w:rsidP="00C6606E">
      <w:pPr>
        <w:pStyle w:val="StandardWeb"/>
        <w:rPr>
          <w:lang w:val="en-US"/>
        </w:rPr>
      </w:pPr>
      <w:r w:rsidRPr="00C6606E">
        <w:rPr>
          <w:lang w:val="en-US"/>
        </w:rPr>
        <w:t xml:space="preserve">The purpose of the analytics server is to monitor the execution of the auction platform and to provide simple statistics about its usage. The analytics server should receive event updates from the auction server that you have implemented in assignment 1. Moreover, the analytics server should allow one or multiple management clients to subscribe for event notifications. To that end, the analytics server provides three RMI methods: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r w:rsidRPr="00C6606E">
        <w:rPr>
          <w:rStyle w:val="Fett"/>
          <w:lang w:val="en-US"/>
        </w:rPr>
        <w:t>subscribe</w:t>
      </w:r>
      <w:r w:rsidRPr="00C6606E">
        <w:rPr>
          <w:lang w:val="en-US"/>
        </w:rPr>
        <w:t xml:space="preserve"> method is invoked by the management client(s) to register for notifications. The method must allow </w:t>
      </w:r>
      <w:proofErr w:type="gramStart"/>
      <w:r w:rsidRPr="00C6606E">
        <w:rPr>
          <w:lang w:val="en-US"/>
        </w:rPr>
        <w:t>to specify</w:t>
      </w:r>
      <w:proofErr w:type="gramEnd"/>
      <w:r w:rsidRPr="00C6606E">
        <w:rPr>
          <w:lang w:val="en-US"/>
        </w:rPr>
        <w:t xml:space="preserve"> a filter (specified as a regular expression string) that determines which types of events the client is interested in (see details further below). Moreover, the subscribe method receives a callback object reference which is used to send </w:t>
      </w:r>
      <w:r w:rsidRPr="00C6606E">
        <w:rPr>
          <w:lang w:val="en-US"/>
        </w:rPr>
        <w:lastRenderedPageBreak/>
        <w:t xml:space="preserve">notifications to the clients. Study the RMI callback mechanism to solve this. The method returns a unique subscription identifier string.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 </w:t>
      </w:r>
      <w:r w:rsidRPr="00C6606E">
        <w:rPr>
          <w:rStyle w:val="Fett"/>
          <w:lang w:val="en-US"/>
        </w:rPr>
        <w:t>processEvent</w:t>
      </w:r>
      <w:r w:rsidRPr="00C6606E">
        <w:rPr>
          <w:lang w:val="en-US"/>
        </w:rPr>
        <w:t xml:space="preserve"> method is invoked by the bidding server each time a new event happens (e.g., user logged in, auction </w:t>
      </w:r>
      <w:proofErr w:type="gramStart"/>
      <w:r w:rsidRPr="00C6606E">
        <w:rPr>
          <w:lang w:val="en-US"/>
        </w:rPr>
        <w:t>started, ...)</w:t>
      </w:r>
      <w:proofErr w:type="gramEnd"/>
      <w:r w:rsidRPr="00C6606E">
        <w:rPr>
          <w:lang w:val="en-US"/>
        </w:rPr>
        <w:t xml:space="preserve">. The analytics server forwards these events to subscribed clients, and possibly generates new events (see details further below) which are also forwarded to clients with a matching subscriptions. If the server finds out that a subscription cannot be processed because a client is unavailable (e.g., connection exception), then the subscriptions is automatically removed from the analytics server. </w:t>
      </w:r>
    </w:p>
    <w:p w:rsidR="00C6606E" w:rsidRPr="00C6606E" w:rsidRDefault="00C6606E" w:rsidP="00C6606E">
      <w:pPr>
        <w:numPr>
          <w:ilvl w:val="0"/>
          <w:numId w:val="12"/>
        </w:numPr>
        <w:spacing w:before="100" w:beforeAutospacing="1" w:after="100" w:afterAutospacing="1" w:line="240" w:lineRule="auto"/>
        <w:rPr>
          <w:lang w:val="en-US"/>
        </w:rPr>
      </w:pPr>
      <w:r w:rsidRPr="00C6606E">
        <w:rPr>
          <w:lang w:val="en-US"/>
        </w:rPr>
        <w:t xml:space="preserve">An </w:t>
      </w:r>
      <w:r w:rsidRPr="00C6606E">
        <w:rPr>
          <w:rStyle w:val="Fett"/>
          <w:lang w:val="en-US"/>
        </w:rPr>
        <w:t>unsubscribe</w:t>
      </w:r>
      <w:r w:rsidRPr="00C6606E">
        <w:rPr>
          <w:lang w:val="en-US"/>
        </w:rPr>
        <w:t xml:space="preserve"> method is invoked by the management client(s) to terminate an existing event subscription. The method receives the subscription identifier which has been previously received from the </w:t>
      </w:r>
      <w:r w:rsidRPr="00C6606E">
        <w:rPr>
          <w:rStyle w:val="Fett"/>
          <w:lang w:val="en-US"/>
        </w:rPr>
        <w:t>subscribe</w:t>
      </w:r>
      <w:r w:rsidRPr="00C6606E">
        <w:rPr>
          <w:lang w:val="en-US"/>
        </w:rPr>
        <w:t xml:space="preserve"> method. </w:t>
      </w:r>
    </w:p>
    <w:p w:rsidR="00C6606E" w:rsidRPr="00C6606E" w:rsidRDefault="00C6606E" w:rsidP="00C6606E">
      <w:pPr>
        <w:pStyle w:val="berschrift4"/>
        <w:rPr>
          <w:lang w:val="en-US"/>
        </w:rPr>
      </w:pPr>
      <w:bookmarkStart w:id="2" w:name="EventHierarchy"/>
      <w:bookmarkEnd w:id="2"/>
      <w:r w:rsidRPr="00C6606E">
        <w:rPr>
          <w:lang w:val="en-US"/>
        </w:rPr>
        <w:t>Event Type Hierarchy</w:t>
      </w:r>
    </w:p>
    <w:p w:rsidR="00C6606E" w:rsidRPr="00C6606E" w:rsidRDefault="00C6606E" w:rsidP="00C6606E">
      <w:pPr>
        <w:pStyle w:val="StandardWeb"/>
        <w:rPr>
          <w:lang w:val="en-US"/>
        </w:rPr>
      </w:pPr>
      <w:r w:rsidRPr="00C6606E">
        <w:rPr>
          <w:lang w:val="en-US"/>
        </w:rPr>
        <w:t xml:space="preserve">The processEvent method of the analytics server should receive an object of type </w:t>
      </w:r>
      <w:r w:rsidRPr="00C6606E">
        <w:rPr>
          <w:rStyle w:val="Fett"/>
          <w:lang w:val="en-US"/>
        </w:rPr>
        <w:t>Event</w:t>
      </w:r>
      <w:r w:rsidRPr="00C6606E">
        <w:rPr>
          <w:lang w:val="en-US"/>
        </w:rPr>
        <w:t xml:space="preserve">. To transport the necessary event payload (user name, auction ID, bid </w:t>
      </w:r>
      <w:proofErr w:type="gramStart"/>
      <w:r w:rsidRPr="00C6606E">
        <w:rPr>
          <w:lang w:val="en-US"/>
        </w:rPr>
        <w:t>price, ...)</w:t>
      </w:r>
      <w:proofErr w:type="gramEnd"/>
      <w:r w:rsidRPr="00C6606E">
        <w:rPr>
          <w:lang w:val="en-US"/>
        </w:rPr>
        <w:t xml:space="preserve">, implement a simple event hierarchy which is illustrated in the figure below. The sub-types inherit from the abstract class Event, and the business logic inside the processEvent method should determine the concrete runtime type of the incoming events, in order to take appropriate action. Each event contains a unique identifier (ID), a type string, and a timestamp, and specialized event types contain additional data. For instance, the </w:t>
      </w:r>
      <w:r w:rsidRPr="00C6606E">
        <w:rPr>
          <w:rStyle w:val="info"/>
          <w:rFonts w:eastAsiaTheme="majorEastAsia"/>
          <w:i/>
          <w:iCs/>
          <w:lang w:val="en-US"/>
        </w:rPr>
        <w:t>AuctionEvent</w:t>
      </w:r>
      <w:r w:rsidRPr="00C6606E">
        <w:rPr>
          <w:lang w:val="en-US"/>
        </w:rPr>
        <w:t xml:space="preserve"> defines a member variable </w:t>
      </w:r>
      <w:r w:rsidRPr="00C6606E">
        <w:rPr>
          <w:rStyle w:val="Hervorhebung"/>
          <w:rFonts w:eastAsiaTheme="majorEastAsia"/>
          <w:lang w:val="en-US"/>
        </w:rPr>
        <w:t>auctionID</w:t>
      </w:r>
      <w:r w:rsidRPr="00C6606E">
        <w:rPr>
          <w:lang w:val="en-US"/>
        </w:rPr>
        <w:t xml:space="preserve"> that carries the auction identifier which this event applies to.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trPr>
        <w:tc>
          <w:tcPr>
            <w:tcW w:w="0" w:type="auto"/>
            <w:vAlign w:val="center"/>
            <w:hideMark/>
          </w:tcPr>
          <w:p w:rsidR="00C6606E" w:rsidRDefault="00C6606E">
            <w:pPr>
              <w:jc w:val="center"/>
              <w:rPr>
                <w:sz w:val="24"/>
                <w:szCs w:val="24"/>
              </w:rPr>
            </w:pPr>
            <w:r>
              <w:rPr>
                <w:noProof/>
                <w:lang w:eastAsia="de-DE"/>
              </w:rPr>
              <w:drawing>
                <wp:inline distT="0" distB="0" distL="0" distR="0">
                  <wp:extent cx="5097085" cy="2454152"/>
                  <wp:effectExtent l="0" t="0" r="0" b="0"/>
                  <wp:docPr id="10" name="Grafik 10" descr="http://www.borko.at/%7Emike/event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rko.at/%7Emike/eventHierarch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1661" cy="2456355"/>
                          </a:xfrm>
                          <a:prstGeom prst="rect">
                            <a:avLst/>
                          </a:prstGeom>
                          <a:noFill/>
                          <a:ln>
                            <a:noFill/>
                          </a:ln>
                        </pic:spPr>
                      </pic:pic>
                    </a:graphicData>
                  </a:graphic>
                </wp:inline>
              </w:drawing>
            </w:r>
          </w:p>
        </w:tc>
      </w:tr>
      <w:tr w:rsidR="00C6606E" w:rsidRPr="00C6606E" w:rsidTr="00C6606E">
        <w:trPr>
          <w:tblCellSpacing w:w="15" w:type="dxa"/>
        </w:trPr>
        <w:tc>
          <w:tcPr>
            <w:tcW w:w="0" w:type="auto"/>
            <w:vAlign w:val="center"/>
            <w:hideMark/>
          </w:tcPr>
          <w:p w:rsidR="00C6606E" w:rsidRPr="00C6606E" w:rsidRDefault="00C6606E">
            <w:pPr>
              <w:jc w:val="center"/>
              <w:rPr>
                <w:sz w:val="24"/>
                <w:szCs w:val="24"/>
                <w:lang w:val="en-US"/>
              </w:rPr>
            </w:pPr>
            <w:r w:rsidRPr="00C6606E">
              <w:rPr>
                <w:rStyle w:val="Fett"/>
                <w:lang w:val="en-US"/>
              </w:rPr>
              <w:t>Figure 2:</w:t>
            </w:r>
            <w:r w:rsidRPr="00C6606E">
              <w:rPr>
                <w:lang w:val="en-US"/>
              </w:rPr>
              <w:t xml:space="preserve"> Event Hierarchy and Basic Event Properties.</w:t>
            </w:r>
          </w:p>
        </w:tc>
      </w:tr>
    </w:tbl>
    <w:p w:rsidR="00C6606E" w:rsidRPr="00C6606E" w:rsidRDefault="00C6606E" w:rsidP="00C6606E">
      <w:pPr>
        <w:pStyle w:val="berschrift4"/>
        <w:rPr>
          <w:lang w:val="en-US"/>
        </w:rPr>
      </w:pPr>
      <w:bookmarkStart w:id="3" w:name="StatsEvents"/>
      <w:bookmarkEnd w:id="3"/>
      <w:r w:rsidRPr="00C6606E">
        <w:rPr>
          <w:lang w:val="en-US"/>
        </w:rPr>
        <w:t>Statistics Events</w:t>
      </w:r>
    </w:p>
    <w:p w:rsidR="00C6606E" w:rsidRPr="00C6606E" w:rsidRDefault="00C6606E" w:rsidP="00C6606E">
      <w:pPr>
        <w:pStyle w:val="StandardWeb"/>
        <w:rPr>
          <w:lang w:val="en-US"/>
        </w:rPr>
      </w:pPr>
      <w:r w:rsidRPr="00C6606E">
        <w:rPr>
          <w:lang w:val="en-US"/>
        </w:rPr>
        <w:t xml:space="preserve">The analytics server is responsible for processing the raw events and creating the following aggregated statistics event types: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USER_SESSIONTIME_MIN / USER_SESSIONTIME_MAX / USER_SESSIONTIME_AVG</w:t>
      </w:r>
      <w:r w:rsidRPr="00C6606E">
        <w:rPr>
          <w:lang w:val="en-US"/>
        </w:rPr>
        <w:t xml:space="preserve">: minimum/maximum/average duration over all user sessions. A user session starts with a login and ends if the user logs out (or gets disconnected unexpectedly).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BID_PRICE_MAX</w:t>
      </w:r>
      <w:r w:rsidRPr="00C6606E">
        <w:rPr>
          <w:lang w:val="en-US"/>
        </w:rPr>
        <w:t xml:space="preserve">: maximum over all bid prices.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BID_COUNT_PER_MINUTE</w:t>
      </w:r>
      <w:r w:rsidRPr="00C6606E">
        <w:rPr>
          <w:lang w:val="en-US"/>
        </w:rPr>
        <w:t xml:space="preserve">: number of bids per minute, aggregated over the whole execution time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lastRenderedPageBreak/>
        <w:t>AUCTION_TIME_AVG</w:t>
      </w:r>
      <w:r w:rsidRPr="00C6606E">
        <w:rPr>
          <w:lang w:val="en-US"/>
        </w:rPr>
        <w:t xml:space="preserve">: average auction time, aggregated overall historical auctions logged during the execution of the system. </w:t>
      </w:r>
    </w:p>
    <w:p w:rsidR="00C6606E" w:rsidRPr="00C6606E" w:rsidRDefault="00C6606E" w:rsidP="00C6606E">
      <w:pPr>
        <w:numPr>
          <w:ilvl w:val="0"/>
          <w:numId w:val="13"/>
        </w:numPr>
        <w:spacing w:before="100" w:beforeAutospacing="1" w:after="100" w:afterAutospacing="1" w:line="240" w:lineRule="auto"/>
        <w:rPr>
          <w:lang w:val="en-US"/>
        </w:rPr>
      </w:pPr>
      <w:r w:rsidRPr="00C6606E">
        <w:rPr>
          <w:rStyle w:val="Hervorhebung"/>
          <w:lang w:val="en-US"/>
        </w:rPr>
        <w:t>AUCTION_SUCCESS_RATIO</w:t>
      </w:r>
      <w:r w:rsidRPr="00C6606E">
        <w:rPr>
          <w:lang w:val="en-US"/>
        </w:rPr>
        <w:t xml:space="preserve">: ratio of successful auctions to total number of finished auctions. An auction is successful if at least one bid has been placed. </w:t>
      </w:r>
    </w:p>
    <w:p w:rsidR="00C6606E" w:rsidRPr="00C6606E" w:rsidRDefault="00C6606E" w:rsidP="00C6606E">
      <w:pPr>
        <w:pStyle w:val="vspace"/>
        <w:rPr>
          <w:lang w:val="en-US"/>
        </w:rPr>
      </w:pPr>
      <w:r w:rsidRPr="00C6606E">
        <w:rPr>
          <w:lang w:val="en-US"/>
        </w:rPr>
        <w:t xml:space="preserve">Note that an incoming event (e.g., type AUCTION_ENDED) may trigger the generation of multiple new events (e.g., types AUCTION_TIME_AVG, AUCTION_SUCCESS_RATIO). </w:t>
      </w:r>
    </w:p>
    <w:p w:rsidR="00C6606E" w:rsidRPr="00C6606E" w:rsidRDefault="00C6606E" w:rsidP="00C6606E">
      <w:pPr>
        <w:pStyle w:val="berschrift4"/>
        <w:rPr>
          <w:lang w:val="en-US"/>
        </w:rPr>
      </w:pPr>
      <w:bookmarkStart w:id="4" w:name="EventFilter"/>
      <w:bookmarkEnd w:id="4"/>
      <w:r w:rsidRPr="00C6606E">
        <w:rPr>
          <w:lang w:val="en-US"/>
        </w:rPr>
        <w:t>Event Subscription Filter</w:t>
      </w:r>
    </w:p>
    <w:p w:rsidR="00C6606E" w:rsidRPr="00C6606E" w:rsidRDefault="00C6606E" w:rsidP="00C6606E">
      <w:pPr>
        <w:pStyle w:val="StandardWeb"/>
        <w:rPr>
          <w:lang w:val="en-US"/>
        </w:rPr>
      </w:pPr>
      <w:r w:rsidRPr="00C6606E">
        <w:rPr>
          <w:lang w:val="en-US"/>
        </w:rPr>
        <w:t xml:space="preserve">The </w:t>
      </w:r>
      <w:r w:rsidRPr="00C6606E">
        <w:rPr>
          <w:rStyle w:val="Hervorhebung"/>
          <w:rFonts w:eastAsiaTheme="majorEastAsia"/>
          <w:lang w:val="en-US"/>
        </w:rPr>
        <w:t>subscribe</w:t>
      </w:r>
      <w:r w:rsidRPr="00C6606E">
        <w:rPr>
          <w:lang w:val="en-US"/>
        </w:rPr>
        <w:t xml:space="preserve"> method of the statistics server should allow to set a simple subscription filter. The filter is a Java regular expression which is matched against the </w:t>
      </w:r>
      <w:r w:rsidRPr="00C6606E">
        <w:rPr>
          <w:rStyle w:val="Hervorhebung"/>
          <w:rFonts w:eastAsiaTheme="majorEastAsia"/>
          <w:lang w:val="en-US"/>
        </w:rPr>
        <w:t>type</w:t>
      </w:r>
      <w:r w:rsidRPr="00C6606E">
        <w:rPr>
          <w:lang w:val="en-US"/>
        </w:rPr>
        <w:t xml:space="preserve"> variable of the Event class. For instance, to subscribe for all user-related and bid-related events, the filter </w:t>
      </w:r>
      <w:r w:rsidRPr="00C6606E">
        <w:rPr>
          <w:rStyle w:val="HTMLCode"/>
          <w:lang w:val="en-US"/>
        </w:rPr>
        <w:t>"(USER_.*)</w:t>
      </w:r>
      <w:proofErr w:type="gramStart"/>
      <w:r w:rsidRPr="00C6606E">
        <w:rPr>
          <w:rStyle w:val="HTMLCode"/>
          <w:lang w:val="en-US"/>
        </w:rPr>
        <w:t>|(</w:t>
      </w:r>
      <w:proofErr w:type="gramEnd"/>
      <w:r w:rsidRPr="00C6606E">
        <w:rPr>
          <w:rStyle w:val="HTMLCode"/>
          <w:lang w:val="en-US"/>
        </w:rPr>
        <w:t>BID_.*)"</w:t>
      </w:r>
      <w:r w:rsidRPr="00C6606E">
        <w:rPr>
          <w:lang w:val="en-US"/>
        </w:rPr>
        <w:t xml:space="preserve"> is used. </w:t>
      </w:r>
    </w:p>
    <w:p w:rsidR="00C6606E" w:rsidRPr="00C6606E" w:rsidRDefault="00C6606E" w:rsidP="00C6606E">
      <w:pPr>
        <w:pStyle w:val="berschrift3"/>
        <w:rPr>
          <w:lang w:val="en-US"/>
        </w:rPr>
      </w:pPr>
      <w:bookmarkStart w:id="5" w:name="BillServer"/>
      <w:bookmarkEnd w:id="5"/>
      <w:r w:rsidRPr="00C6606E">
        <w:rPr>
          <w:lang w:val="en-US"/>
        </w:rPr>
        <w:t>Billing Server</w:t>
      </w:r>
    </w:p>
    <w:p w:rsidR="00C6606E" w:rsidRPr="00C6606E" w:rsidRDefault="00C6606E" w:rsidP="00C6606E">
      <w:pPr>
        <w:pStyle w:val="StandardWeb"/>
        <w:rPr>
          <w:lang w:val="en-US"/>
        </w:rPr>
      </w:pPr>
      <w:r w:rsidRPr="00C6606E">
        <w:rPr>
          <w:lang w:val="en-US"/>
        </w:rPr>
        <w:t xml:space="preserve">The billing server provides RMI methods to manage the bills of the auction system. To secure the access to this administrative service, the server is split up into a </w:t>
      </w:r>
      <w:r w:rsidRPr="00C6606E">
        <w:rPr>
          <w:rStyle w:val="info"/>
          <w:rFonts w:eastAsiaTheme="majorEastAsia"/>
          <w:lang w:val="en-US"/>
        </w:rPr>
        <w:t>BillingServer</w:t>
      </w:r>
      <w:r w:rsidRPr="00C6606E">
        <w:rPr>
          <w:lang w:val="en-US"/>
        </w:rPr>
        <w:t xml:space="preserve"> RMI object (which basically just provides login capability) and a </w:t>
      </w:r>
      <w:r w:rsidRPr="00C6606E">
        <w:rPr>
          <w:rStyle w:val="info"/>
          <w:rFonts w:eastAsiaTheme="majorEastAsia"/>
          <w:lang w:val="en-US"/>
        </w:rPr>
        <w:t>BillingServerSecure</w:t>
      </w:r>
      <w:r w:rsidRPr="00C6606E">
        <w:rPr>
          <w:lang w:val="en-US"/>
        </w:rPr>
        <w:t xml:space="preserve"> which provides the actual functionality. </w:t>
      </w:r>
    </w:p>
    <w:p w:rsidR="00C6606E" w:rsidRDefault="00C6606E" w:rsidP="00C6606E">
      <w:pPr>
        <w:pStyle w:val="berschrift4"/>
      </w:pPr>
      <w:bookmarkStart w:id="6" w:name="PriceCurve"/>
      <w:bookmarkEnd w:id="6"/>
      <w:r>
        <w:t>Pricing Curve</w:t>
      </w:r>
    </w:p>
    <w:p w:rsidR="00C6606E" w:rsidRPr="00C6606E" w:rsidRDefault="00C6606E" w:rsidP="00C6606E">
      <w:pPr>
        <w:pStyle w:val="StandardWeb"/>
        <w:rPr>
          <w:lang w:val="en-US"/>
        </w:rPr>
      </w:pPr>
      <w:r w:rsidRPr="00C6606E">
        <w:rPr>
          <w:lang w:val="en-US"/>
        </w:rPr>
        <w:t xml:space="preserve">Administrators can use the billing server to set the pricing curve in terms of fixed price and variable price steps. In a typical pricing curve, the auction fee percentage decreases with increasing auction price (price of the winning bid). For example, the price steps could look something like this: </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2226"/>
        <w:gridCol w:w="2508"/>
      </w:tblGrid>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Price</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Fee (Fixed Part)</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Auction Fee (Variable Part)</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7" w:author="Unknown">
              <w:r>
                <w:delText>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8" w:author="Unknown">
              <w:r>
                <w:delText>1.0</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del w:id="9" w:author="Unknown">
              <w:r>
                <w:delText>0.0 %</w:delText>
              </w:r>
            </w:del>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(100-200]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(200-500]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6.0 %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(500-1000]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5.5 %</w:t>
            </w:r>
          </w:p>
        </w:tc>
      </w:tr>
      <w:tr w:rsidR="00C6606E" w:rsidTr="00C6606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&gt; 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C6606E" w:rsidRDefault="00C6606E">
            <w:pPr>
              <w:jc w:val="center"/>
              <w:rPr>
                <w:sz w:val="24"/>
                <w:szCs w:val="24"/>
              </w:rPr>
            </w:pPr>
            <w:r>
              <w:t>5.0 %</w:t>
            </w:r>
          </w:p>
        </w:tc>
      </w:tr>
    </w:tbl>
    <w:p w:rsidR="00C6606E" w:rsidRDefault="00C6606E" w:rsidP="00C6606E">
      <w:pPr>
        <w:rPr>
          <w:vanish/>
        </w:rPr>
      </w:pP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162"/>
      </w:tblGrid>
      <w:tr w:rsidR="00C6606E" w:rsidTr="00C6606E">
        <w:trPr>
          <w:tblCellSpacing w:w="15" w:type="dxa"/>
          <w:jc w:val="center"/>
        </w:trPr>
        <w:tc>
          <w:tcPr>
            <w:tcW w:w="0" w:type="auto"/>
            <w:vAlign w:val="center"/>
            <w:hideMark/>
          </w:tcPr>
          <w:p w:rsidR="00C6606E" w:rsidRDefault="00C6606E">
            <w:pPr>
              <w:jc w:val="center"/>
              <w:rPr>
                <w:sz w:val="24"/>
                <w:szCs w:val="24"/>
              </w:rPr>
            </w:pPr>
            <w:r>
              <w:rPr>
                <w:noProof/>
                <w:lang w:eastAsia="de-DE"/>
              </w:rPr>
              <w:lastRenderedPageBreak/>
              <w:drawing>
                <wp:inline distT="0" distB="0" distL="0" distR="0">
                  <wp:extent cx="9271635" cy="3328035"/>
                  <wp:effectExtent l="0" t="0" r="0" b="0"/>
                  <wp:docPr id="9" name="Grafik 9" descr="http://www.borko.at/%7Emike/price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orko.at/%7Emike/priceCur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1635" cy="3328035"/>
                          </a:xfrm>
                          <a:prstGeom prst="rect">
                            <a:avLst/>
                          </a:prstGeom>
                          <a:noFill/>
                          <a:ln>
                            <a:noFill/>
                          </a:ln>
                        </pic:spPr>
                      </pic:pic>
                    </a:graphicData>
                  </a:graphic>
                </wp:inline>
              </w:drawing>
            </w:r>
          </w:p>
        </w:tc>
      </w:tr>
      <w:tr w:rsidR="00C6606E" w:rsidTr="00C6606E">
        <w:trPr>
          <w:tblCellSpacing w:w="15" w:type="dxa"/>
          <w:jc w:val="center"/>
        </w:trPr>
        <w:tc>
          <w:tcPr>
            <w:tcW w:w="0" w:type="auto"/>
            <w:vAlign w:val="center"/>
            <w:hideMark/>
          </w:tcPr>
          <w:p w:rsidR="00C6606E" w:rsidRDefault="00C6606E">
            <w:pPr>
              <w:jc w:val="center"/>
              <w:rPr>
                <w:sz w:val="24"/>
                <w:szCs w:val="24"/>
              </w:rPr>
            </w:pPr>
            <w:r>
              <w:rPr>
                <w:rStyle w:val="Fett"/>
              </w:rPr>
              <w:t>Figure 3:</w:t>
            </w:r>
            <w:r>
              <w:t xml:space="preserve"> Pricing Curve</w:t>
            </w:r>
          </w:p>
        </w:tc>
      </w:tr>
    </w:tbl>
    <w:p w:rsidR="00C6606E" w:rsidRDefault="00C6606E" w:rsidP="00C6606E">
      <w:pPr>
        <w:pStyle w:val="berschrift4"/>
      </w:pPr>
      <w:bookmarkStart w:id="10" w:name="BillServerImpl"/>
      <w:bookmarkEnd w:id="10"/>
      <w:r>
        <w:t>Billing Server RMI Methods</w:t>
      </w:r>
    </w:p>
    <w:p w:rsidR="00C6606E" w:rsidRPr="00C6606E" w:rsidRDefault="00C6606E" w:rsidP="00C6606E">
      <w:pPr>
        <w:pStyle w:val="StandardWeb"/>
        <w:rPr>
          <w:lang w:val="en-US"/>
        </w:rPr>
      </w:pPr>
      <w:r w:rsidRPr="00C6606E">
        <w:rPr>
          <w:lang w:val="en-US"/>
        </w:rPr>
        <w:t xml:space="preserve">The </w:t>
      </w:r>
      <w:r w:rsidRPr="00C6606E">
        <w:rPr>
          <w:rStyle w:val="info"/>
          <w:rFonts w:eastAsiaTheme="majorEastAsia"/>
          <w:i/>
          <w:iCs/>
          <w:lang w:val="en-US"/>
        </w:rPr>
        <w:t>BillingServer</w:t>
      </w:r>
      <w:r w:rsidRPr="00C6606E">
        <w:rPr>
          <w:lang w:val="en-US"/>
        </w:rPr>
        <w:t xml:space="preserve"> class provides the following RMI methods (exception declarations not included): </w:t>
      </w:r>
    </w:p>
    <w:p w:rsidR="00C6606E" w:rsidRPr="00C6606E" w:rsidRDefault="00C6606E" w:rsidP="00C6606E">
      <w:pPr>
        <w:numPr>
          <w:ilvl w:val="0"/>
          <w:numId w:val="14"/>
        </w:numPr>
        <w:spacing w:before="100" w:beforeAutospacing="1" w:after="100" w:afterAutospacing="1" w:line="240" w:lineRule="auto"/>
        <w:rPr>
          <w:lang w:val="en-US"/>
        </w:rPr>
      </w:pPr>
      <w:r w:rsidRPr="00C6606E">
        <w:rPr>
          <w:rStyle w:val="info"/>
          <w:rFonts w:ascii="Courier New" w:hAnsi="Courier New" w:cs="Courier New"/>
          <w:sz w:val="20"/>
          <w:szCs w:val="20"/>
          <w:lang w:val="en-US"/>
        </w:rPr>
        <w:t>BillingServerSecure</w:t>
      </w:r>
      <w:r w:rsidRPr="00C6606E">
        <w:rPr>
          <w:rStyle w:val="HTMLCode"/>
          <w:rFonts w:eastAsiaTheme="minorHAnsi"/>
          <w:lang w:val="en-US"/>
        </w:rPr>
        <w:t xml:space="preserve"> </w:t>
      </w:r>
      <w:proofErr w:type="gramStart"/>
      <w:r w:rsidRPr="00C6606E">
        <w:rPr>
          <w:rStyle w:val="HTMLCode"/>
          <w:rFonts w:eastAsiaTheme="minorHAnsi"/>
          <w:lang w:val="en-US"/>
        </w:rPr>
        <w:t>login(</w:t>
      </w:r>
      <w:proofErr w:type="gramEnd"/>
      <w:r w:rsidRPr="00C6606E">
        <w:rPr>
          <w:rStyle w:val="HTMLCode"/>
          <w:rFonts w:eastAsiaTheme="minorHAnsi"/>
          <w:lang w:val="en-US"/>
        </w:rPr>
        <w:t>String username, String password)</w:t>
      </w:r>
      <w:r w:rsidRPr="00C6606E">
        <w:rPr>
          <w:lang w:val="en-US"/>
        </w:rPr>
        <w:t xml:space="preserve">: The access to the billing server is secured by user authentication. To keep things simple, the username/password combinations can be configured statically in a config file </w:t>
      </w:r>
      <w:r w:rsidRPr="00C6606E">
        <w:rPr>
          <w:rStyle w:val="HTMLCode"/>
          <w:rFonts w:eastAsiaTheme="minorHAnsi"/>
          <w:lang w:val="en-US"/>
        </w:rPr>
        <w:t>user.properties</w:t>
      </w:r>
      <w:r w:rsidRPr="00C6606E">
        <w:rPr>
          <w:lang w:val="en-US"/>
        </w:rPr>
        <w:t xml:space="preserve">. Each line in this file contains an entry "&lt;username&gt; = &lt;password&gt;", e.g., "john = f23c5f9779a3804d586f4e73178e4ef0". Do not put plain-text passwords into the config file, but store the </w:t>
      </w:r>
      <w:r w:rsidRPr="00C6606E">
        <w:rPr>
          <w:rStyle w:val="info"/>
          <w:lang w:val="en-US"/>
        </w:rPr>
        <w:t>MD5</w:t>
      </w:r>
      <w:r w:rsidRPr="00C6606E">
        <w:rPr>
          <w:lang w:val="en-US"/>
        </w:rPr>
        <w:t xml:space="preserve"> hash (not very safe either, but sufficient for this assignment) of the passwords. Use the </w:t>
      </w:r>
      <w:r w:rsidRPr="00C6606E">
        <w:rPr>
          <w:rStyle w:val="Hervorhebung"/>
          <w:lang w:val="en-US"/>
        </w:rPr>
        <w:t>java.security.</w:t>
      </w:r>
      <w:r w:rsidRPr="00C6606E">
        <w:rPr>
          <w:rStyle w:val="info"/>
          <w:i/>
          <w:iCs/>
          <w:lang w:val="en-US"/>
        </w:rPr>
        <w:t>MessageDigest</w:t>
      </w:r>
      <w:r w:rsidRPr="00C6606E">
        <w:rPr>
          <w:lang w:val="en-US"/>
        </w:rPr>
        <w:t xml:space="preserve"> class to obtain the </w:t>
      </w:r>
      <w:r w:rsidRPr="00C6606E">
        <w:rPr>
          <w:rStyle w:val="info"/>
          <w:lang w:val="en-US"/>
        </w:rPr>
        <w:t>MD5</w:t>
      </w:r>
      <w:r w:rsidRPr="00C6606E">
        <w:rPr>
          <w:lang w:val="en-US"/>
        </w:rPr>
        <w:t xml:space="preserve"> hash of a given password. If and only if the login information is correct, the management client obtains a reference to a </w:t>
      </w:r>
      <w:r w:rsidRPr="00C6606E">
        <w:rPr>
          <w:rStyle w:val="info"/>
          <w:i/>
          <w:iCs/>
          <w:lang w:val="en-US"/>
        </w:rPr>
        <w:t>SecureBillingServer</w:t>
      </w:r>
      <w:r w:rsidRPr="00C6606E">
        <w:rPr>
          <w:lang w:val="en-US"/>
        </w:rPr>
        <w:t xml:space="preserve"> remote object, which performs the actual tasks. </w:t>
      </w:r>
    </w:p>
    <w:p w:rsidR="00C6606E" w:rsidRPr="00C6606E" w:rsidRDefault="00C6606E" w:rsidP="00C6606E">
      <w:pPr>
        <w:pStyle w:val="vspace"/>
        <w:rPr>
          <w:lang w:val="en-US"/>
        </w:rPr>
      </w:pPr>
      <w:r w:rsidRPr="00C6606E">
        <w:rPr>
          <w:lang w:val="en-US"/>
        </w:rPr>
        <w:t xml:space="preserve">The </w:t>
      </w:r>
      <w:r w:rsidRPr="00C6606E">
        <w:rPr>
          <w:rStyle w:val="info"/>
          <w:rFonts w:eastAsiaTheme="majorEastAsia"/>
          <w:i/>
          <w:iCs/>
          <w:lang w:val="en-US"/>
        </w:rPr>
        <w:t>BillingServerSecure</w:t>
      </w:r>
      <w:r w:rsidRPr="00C6606E">
        <w:rPr>
          <w:lang w:val="en-US"/>
        </w:rPr>
        <w:t xml:space="preserve"> provides the following RMI methods (exception declarations not included):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info"/>
          <w:rFonts w:ascii="Courier New" w:hAnsi="Courier New" w:cs="Courier New"/>
          <w:sz w:val="20"/>
          <w:szCs w:val="20"/>
          <w:lang w:val="en-US"/>
        </w:rPr>
        <w:t>PriceSteps</w:t>
      </w:r>
      <w:r w:rsidRPr="00C6606E">
        <w:rPr>
          <w:rStyle w:val="HTMLCode"/>
          <w:rFonts w:eastAsiaTheme="minorHAnsi"/>
          <w:lang w:val="en-US"/>
        </w:rPr>
        <w:t xml:space="preserve"> </w:t>
      </w:r>
      <w:proofErr w:type="gramStart"/>
      <w:r w:rsidRPr="00C6606E">
        <w:rPr>
          <w:rStyle w:val="HTMLCode"/>
          <w:rFonts w:eastAsiaTheme="minorHAnsi"/>
          <w:lang w:val="en-US"/>
        </w:rPr>
        <w:t>getPriceSteps(</w:t>
      </w:r>
      <w:proofErr w:type="gramEnd"/>
      <w:r w:rsidRPr="00C6606E">
        <w:rPr>
          <w:rStyle w:val="HTMLCode"/>
          <w:rFonts w:eastAsiaTheme="minorHAnsi"/>
          <w:lang w:val="en-US"/>
        </w:rPr>
        <w:t>)</w:t>
      </w:r>
      <w:r w:rsidRPr="00C6606E">
        <w:rPr>
          <w:lang w:val="en-US"/>
        </w:rPr>
        <w:t xml:space="preserve">: This method returns the current configuration of price steps. Think of a suitable way to represent the list of price step configurations inside your </w:t>
      </w:r>
      <w:r w:rsidRPr="00C6606E">
        <w:rPr>
          <w:rStyle w:val="info"/>
          <w:lang w:val="en-US"/>
        </w:rPr>
        <w:t>PriceSteps</w:t>
      </w:r>
      <w:r w:rsidRPr="00C6606E">
        <w:rPr>
          <w:lang w:val="en-US"/>
        </w:rPr>
        <w:t xml:space="preserve"> class.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t>void</w:t>
      </w:r>
      <w:proofErr w:type="gramEnd"/>
      <w:r w:rsidRPr="00C6606E">
        <w:rPr>
          <w:rStyle w:val="HTMLCode"/>
          <w:rFonts w:eastAsiaTheme="minorHAnsi"/>
          <w:lang w:val="en-US"/>
        </w:rPr>
        <w:t xml:space="preserve"> createPriceStep(double startPrice, double endPrice, double fixedPrice, double variablePricePercent)</w:t>
      </w:r>
      <w:r w:rsidRPr="00C6606E">
        <w:rPr>
          <w:lang w:val="en-US"/>
        </w:rPr>
        <w:t xml:space="preserve">: This method allows to create a price step for a given price interval. Throw a </w:t>
      </w:r>
      <w:r w:rsidRPr="00C6606E">
        <w:rPr>
          <w:rStyle w:val="info"/>
          <w:lang w:val="en-US"/>
        </w:rPr>
        <w:t>RemoteException</w:t>
      </w:r>
      <w:r w:rsidRPr="00C6606E">
        <w:rPr>
          <w:lang w:val="en-US"/>
        </w:rPr>
        <w:t xml:space="preserve"> (or a subclass thereof) if any of the specified values is negative. Also throw a </w:t>
      </w:r>
      <w:r w:rsidRPr="00C6606E">
        <w:rPr>
          <w:rStyle w:val="info"/>
          <w:lang w:val="en-US"/>
        </w:rPr>
        <w:t>RemoteException</w:t>
      </w:r>
      <w:r w:rsidRPr="00C6606E">
        <w:rPr>
          <w:lang w:val="en-US"/>
        </w:rPr>
        <w:t xml:space="preserve"> (or a subclass thereof) if the provided price interval collides (overlaps) with an existing price step (in this case the user would have to delete the other price step first). To represent an infinite value for the </w:t>
      </w:r>
      <w:r w:rsidRPr="00C6606E">
        <w:rPr>
          <w:rStyle w:val="HTMLCode"/>
          <w:rFonts w:eastAsiaTheme="minorHAnsi"/>
          <w:lang w:val="en-US"/>
        </w:rPr>
        <w:t>endPrice</w:t>
      </w:r>
      <w:r w:rsidRPr="00C6606E">
        <w:rPr>
          <w:lang w:val="en-US"/>
        </w:rPr>
        <w:t xml:space="preserve"> parameter (e.g., in the example price step "&gt; 1000") you can use the value 0.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lastRenderedPageBreak/>
        <w:t>void</w:t>
      </w:r>
      <w:proofErr w:type="gramEnd"/>
      <w:r w:rsidRPr="00C6606E">
        <w:rPr>
          <w:rStyle w:val="HTMLCode"/>
          <w:rFonts w:eastAsiaTheme="minorHAnsi"/>
          <w:lang w:val="en-US"/>
        </w:rPr>
        <w:t xml:space="preserve"> deletePriceStep(double startPrice, double endPrice)</w:t>
      </w:r>
      <w:r w:rsidRPr="00C6606E">
        <w:rPr>
          <w:lang w:val="en-US"/>
        </w:rPr>
        <w:t xml:space="preserve">: This method allows to delete a price step for the pricing curve. Throw a </w:t>
      </w:r>
      <w:r w:rsidRPr="00C6606E">
        <w:rPr>
          <w:rStyle w:val="info"/>
          <w:lang w:val="en-US"/>
        </w:rPr>
        <w:t>RemoteException</w:t>
      </w:r>
      <w:r w:rsidRPr="00C6606E">
        <w:rPr>
          <w:lang w:val="en-US"/>
        </w:rPr>
        <w:t xml:space="preserve"> (or a subclass thereof) if the specified interval does not match an existing price step interval. </w:t>
      </w:r>
    </w:p>
    <w:p w:rsidR="00C6606E" w:rsidRPr="00C6606E" w:rsidRDefault="00C6606E" w:rsidP="00C6606E">
      <w:pPr>
        <w:numPr>
          <w:ilvl w:val="0"/>
          <w:numId w:val="15"/>
        </w:numPr>
        <w:spacing w:before="100" w:beforeAutospacing="1" w:after="100" w:afterAutospacing="1" w:line="240" w:lineRule="auto"/>
        <w:rPr>
          <w:lang w:val="en-US"/>
        </w:rPr>
      </w:pPr>
      <w:proofErr w:type="gramStart"/>
      <w:r w:rsidRPr="00C6606E">
        <w:rPr>
          <w:rStyle w:val="HTMLCode"/>
          <w:rFonts w:eastAsiaTheme="minorHAnsi"/>
          <w:lang w:val="en-US"/>
        </w:rPr>
        <w:t>void</w:t>
      </w:r>
      <w:proofErr w:type="gramEnd"/>
      <w:r w:rsidRPr="00C6606E">
        <w:rPr>
          <w:rStyle w:val="HTMLCode"/>
          <w:rFonts w:eastAsiaTheme="minorHAnsi"/>
          <w:lang w:val="en-US"/>
        </w:rPr>
        <w:t xml:space="preserve"> billAuction(String user, long auctionID, double price)</w:t>
      </w:r>
      <w:r w:rsidRPr="00C6606E">
        <w:rPr>
          <w:lang w:val="en-US"/>
        </w:rPr>
        <w:t xml:space="preserve">: This method is called by the auction server as soon as an auction has ended. The billing server stores the auction result </w:t>
      </w:r>
      <w:del w:id="11" w:author="Unknown">
        <w:r w:rsidRPr="00C6606E">
          <w:rPr>
            <w:lang w:val="en-US"/>
          </w:rPr>
          <w:delText>(data do not have to be persisted, storing in memory is sufficient)</w:delText>
        </w:r>
      </w:del>
      <w:r w:rsidRPr="00C6606E">
        <w:rPr>
          <w:lang w:val="en-US"/>
        </w:rPr>
        <w:t xml:space="preserve"> (</w:t>
      </w:r>
      <w:r w:rsidRPr="00C6606E">
        <w:rPr>
          <w:rStyle w:val="Fett"/>
          <w:lang w:val="en-US"/>
        </w:rPr>
        <w:t>updated 27.01.2014</w:t>
      </w:r>
      <w:r w:rsidRPr="00C6606E">
        <w:rPr>
          <w:lang w:val="en-US"/>
        </w:rPr>
        <w:t xml:space="preserve">) and later uses this information to calculate the bill for a user. </w:t>
      </w:r>
      <w:r w:rsidRPr="00C6606E">
        <w:rPr>
          <w:rStyle w:val="Fett"/>
          <w:lang w:val="en-US"/>
        </w:rPr>
        <w:t>Note:</w:t>
      </w:r>
      <w:r w:rsidRPr="00C6606E">
        <w:rPr>
          <w:lang w:val="en-US"/>
        </w:rPr>
        <w:t xml:space="preserve"> The auction server should use the same login mechanism as the management clients to talk to the billing server. You can add pre-defined user credentials (for instance "auctionClientUser = f23c5f9779a3804d586f4e73178e4ef0") to your properties file. </w:t>
      </w:r>
    </w:p>
    <w:p w:rsidR="00C6606E" w:rsidRPr="00C6606E" w:rsidRDefault="00C6606E" w:rsidP="00C6606E">
      <w:pPr>
        <w:numPr>
          <w:ilvl w:val="0"/>
          <w:numId w:val="15"/>
        </w:numPr>
        <w:spacing w:before="100" w:beforeAutospacing="1" w:after="100" w:afterAutospacing="1" w:line="240" w:lineRule="auto"/>
        <w:rPr>
          <w:lang w:val="en-US"/>
        </w:rPr>
      </w:pPr>
      <w:r w:rsidRPr="00C6606E">
        <w:rPr>
          <w:rStyle w:val="HTMLCode"/>
          <w:rFonts w:eastAsiaTheme="minorHAnsi"/>
          <w:lang w:val="en-US"/>
        </w:rPr>
        <w:t xml:space="preserve">Bill </w:t>
      </w:r>
      <w:proofErr w:type="gramStart"/>
      <w:r w:rsidRPr="00C6606E">
        <w:rPr>
          <w:rStyle w:val="HTMLCode"/>
          <w:rFonts w:eastAsiaTheme="minorHAnsi"/>
          <w:lang w:val="en-US"/>
        </w:rPr>
        <w:t>getBill(</w:t>
      </w:r>
      <w:proofErr w:type="gramEnd"/>
      <w:r w:rsidRPr="00C6606E">
        <w:rPr>
          <w:rStyle w:val="HTMLCode"/>
          <w:rFonts w:eastAsiaTheme="minorHAnsi"/>
          <w:lang w:val="en-US"/>
        </w:rPr>
        <w:t>String user)</w:t>
      </w:r>
      <w:r w:rsidRPr="00C6606E">
        <w:rPr>
          <w:lang w:val="en-US"/>
        </w:rPr>
        <w:t xml:space="preserve">: This method calculates and returns the bill for a given user, based on the price steps stored within the billing server. Implement a class Bill which encapsulates all billing lines of a given user (also see sample output of management client further below). You need not implement any payment mechanism - the bill should simply show the total history of all auctions created by the user. </w:t>
      </w:r>
    </w:p>
    <w:p w:rsidR="00C6606E" w:rsidRPr="00C6606E" w:rsidRDefault="00C6606E" w:rsidP="00C6606E">
      <w:pPr>
        <w:pStyle w:val="berschrift3"/>
        <w:rPr>
          <w:lang w:val="en-US"/>
        </w:rPr>
      </w:pPr>
      <w:bookmarkStart w:id="12" w:name="MgmtClient"/>
      <w:bookmarkEnd w:id="12"/>
      <w:r w:rsidRPr="00C6606E">
        <w:rPr>
          <w:lang w:val="en-US"/>
        </w:rPr>
        <w:t>Management Client</w:t>
      </w:r>
    </w:p>
    <w:p w:rsidR="00C6606E" w:rsidRPr="00C6606E" w:rsidRDefault="00C6606E" w:rsidP="00C6606E">
      <w:pPr>
        <w:pStyle w:val="StandardWeb"/>
        <w:rPr>
          <w:lang w:val="en-US"/>
        </w:rPr>
      </w:pPr>
      <w:r w:rsidRPr="00C6606E">
        <w:rPr>
          <w:lang w:val="en-US"/>
        </w:rPr>
        <w:t xml:space="preserve">The management client communicates with the analytics server and the billing server. The client should provide all necessary commands to interact with the analytics server and the billing server. </w:t>
      </w:r>
    </w:p>
    <w:p w:rsidR="00C6606E" w:rsidRPr="00C6606E" w:rsidRDefault="00C6606E" w:rsidP="00C6606E">
      <w:pPr>
        <w:pStyle w:val="vspace"/>
        <w:rPr>
          <w:lang w:val="en-US"/>
        </w:rPr>
      </w:pPr>
      <w:r w:rsidRPr="00C6606E">
        <w:rPr>
          <w:lang w:val="en-US"/>
        </w:rPr>
        <w:t xml:space="preserve">The following commands are used to interact with the billing server (please follow the output format illustrated in the examples): </w:t>
      </w:r>
    </w:p>
    <w:p w:rsidR="00C6606E" w:rsidRPr="00C6606E" w:rsidRDefault="00C6606E" w:rsidP="00C6606E">
      <w:pPr>
        <w:numPr>
          <w:ilvl w:val="0"/>
          <w:numId w:val="16"/>
        </w:numPr>
        <w:spacing w:before="100" w:beforeAutospacing="1" w:after="100" w:afterAutospacing="1" w:line="240" w:lineRule="auto"/>
        <w:rPr>
          <w:lang w:val="en-US"/>
        </w:rPr>
      </w:pPr>
      <w:r w:rsidRPr="00C6606E">
        <w:rPr>
          <w:rStyle w:val="HTMLCode"/>
          <w:rFonts w:eastAsiaTheme="minorHAnsi"/>
          <w:lang w:val="en-US"/>
        </w:rPr>
        <w:t>!login &lt;username&gt; &lt;password&gt;</w:t>
      </w:r>
      <w:r w:rsidRPr="00C6606E">
        <w:rPr>
          <w:lang w:val="en-US"/>
        </w:rPr>
        <w:t xml:space="preserve">: Login at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&gt; !login bob </w:t>
            </w:r>
            <w:r w:rsidRPr="00C6606E">
              <w:rPr>
                <w:rStyle w:val="info"/>
                <w:rFonts w:ascii="Courier New" w:eastAsiaTheme="majorEastAsia" w:hAnsi="Courier New" w:cs="Courier New"/>
                <w:color w:val="FFFFFF"/>
                <w:sz w:val="18"/>
                <w:szCs w:val="18"/>
                <w:lang w:val="en-US"/>
              </w:rPr>
              <w:t>BobPWD</w:t>
            </w:r>
            <w:r w:rsidRPr="00C6606E">
              <w:rPr>
                <w:rFonts w:ascii="Courier New" w:hAnsi="Courier New" w:cs="Courier New"/>
                <w:color w:val="FFFFFF"/>
                <w:sz w:val="18"/>
                <w:szCs w:val="18"/>
                <w:lang w:val="en-US"/>
              </w:rPr>
              <w:t xml:space="preserve"> </w:t>
            </w:r>
            <w:r w:rsidRPr="00C6606E">
              <w:rPr>
                <w:rFonts w:ascii="Courier New" w:hAnsi="Courier New" w:cs="Courier New"/>
                <w:color w:val="FFFFFF"/>
                <w:sz w:val="18"/>
                <w:szCs w:val="18"/>
                <w:lang w:val="en-US"/>
              </w:rPr>
              <w:br/>
              <w:t xml:space="preserve">bob successfully logged in </w:t>
            </w:r>
          </w:p>
        </w:tc>
      </w:tr>
    </w:tbl>
    <w:p w:rsidR="00C6606E" w:rsidRPr="00C6606E" w:rsidRDefault="00C6606E" w:rsidP="00C6606E">
      <w:pPr>
        <w:numPr>
          <w:ilvl w:val="0"/>
          <w:numId w:val="17"/>
        </w:numPr>
        <w:spacing w:before="100" w:beforeAutospacing="1" w:after="100" w:afterAutospacing="1" w:line="240" w:lineRule="auto"/>
        <w:rPr>
          <w:lang w:val="en-US"/>
        </w:rPr>
      </w:pPr>
      <w:r w:rsidRPr="00C6606E">
        <w:rPr>
          <w:rStyle w:val="HTMLCode"/>
          <w:rFonts w:eastAsiaTheme="minorHAnsi"/>
          <w:lang w:val="en-US"/>
        </w:rPr>
        <w:t>!steps</w:t>
      </w:r>
      <w:r w:rsidRPr="00C6606E">
        <w:rPr>
          <w:lang w:val="en-US"/>
        </w:rPr>
        <w:t xml:space="preserve">: List all existing price steps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bob&gt; !steps</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Min_Price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Max_Price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13"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4"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5"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6"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bl>
          <w:p w:rsidR="00C6606E" w:rsidRDefault="00C6606E">
            <w:pPr>
              <w:rPr>
                <w:rFonts w:ascii="Courier New" w:hAnsi="Courier New" w:cs="Courier New"/>
                <w:color w:val="FFFFFF"/>
                <w:sz w:val="18"/>
                <w:szCs w:val="18"/>
              </w:rPr>
            </w:pPr>
          </w:p>
        </w:tc>
      </w:tr>
    </w:tbl>
    <w:p w:rsidR="00C6606E" w:rsidRPr="00C6606E" w:rsidRDefault="00C6606E" w:rsidP="00C6606E">
      <w:pPr>
        <w:pStyle w:val="StandardWeb"/>
        <w:rPr>
          <w:lang w:val="en-US"/>
        </w:rPr>
      </w:pPr>
      <w:r w:rsidRPr="00C6606E">
        <w:rPr>
          <w:lang w:val="en-US"/>
        </w:rPr>
        <w:t xml:space="preserve">Note: the table columns in the output do not have to be perfectly aligned. </w:t>
      </w:r>
    </w:p>
    <w:p w:rsidR="00C6606E" w:rsidRPr="00C6606E" w:rsidRDefault="00C6606E" w:rsidP="00C6606E">
      <w:pPr>
        <w:numPr>
          <w:ilvl w:val="0"/>
          <w:numId w:val="18"/>
        </w:numPr>
        <w:spacing w:before="100" w:beforeAutospacing="1" w:after="100" w:afterAutospacing="1" w:line="240" w:lineRule="auto"/>
        <w:rPr>
          <w:lang w:val="en-US"/>
        </w:rPr>
      </w:pPr>
      <w:r w:rsidRPr="00C6606E">
        <w:rPr>
          <w:rStyle w:val="HTMLCode"/>
          <w:rFonts w:eastAsiaTheme="minorHAnsi"/>
          <w:lang w:val="en-US"/>
        </w:rPr>
        <w:t>!addStep &lt;startPrice&gt; &lt;endPrice&gt; &lt;fixedPrice&gt; &lt;variablePricePercent&gt;</w:t>
      </w:r>
      <w:r w:rsidRPr="00C6606E">
        <w:rPr>
          <w:lang w:val="en-US"/>
        </w:rPr>
        <w:t xml:space="preserve">: Add a new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78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lastRenderedPageBreak/>
              <w:t xml:space="preserve">bob&gt; !addStep 1000 0 15 5 </w:t>
            </w:r>
            <w:r w:rsidRPr="00C6606E">
              <w:rPr>
                <w:rFonts w:ascii="Courier New" w:hAnsi="Courier New" w:cs="Courier New"/>
                <w:color w:val="FFFFFF"/>
                <w:sz w:val="18"/>
                <w:szCs w:val="18"/>
                <w:lang w:val="en-US"/>
              </w:rPr>
              <w:br/>
              <w:t xml:space="preserve">Step [1000 INFINITY] successfully added </w:t>
            </w:r>
            <w:r w:rsidRPr="00C6606E">
              <w:rPr>
                <w:rFonts w:ascii="Courier New" w:hAnsi="Courier New" w:cs="Courier New"/>
                <w:color w:val="FFFFFF"/>
                <w:sz w:val="18"/>
                <w:szCs w:val="18"/>
                <w:lang w:val="en-US"/>
              </w:rPr>
              <w:br/>
              <w:t xml:space="preserve">bob&gt; !steps </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078"/>
              <w:gridCol w:w="1063"/>
              <w:gridCol w:w="1063"/>
              <w:gridCol w:w="1402"/>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Min_Price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Max_Price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del w:id="17"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8" w:author="Unknown">
                    <w:r>
                      <w:rPr>
                        <w:rFonts w:ascii="Courier New" w:hAnsi="Courier New" w:cs="Courier New"/>
                        <w:color w:val="FFFFFF"/>
                        <w:sz w:val="18"/>
                        <w:szCs w:val="18"/>
                      </w:rPr>
                      <w:delText>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19" w:author="Unknown">
                    <w:r>
                      <w:rPr>
                        <w:rFonts w:ascii="Courier New" w:hAnsi="Courier New" w:cs="Courier New"/>
                        <w:color w:val="FFFFFF"/>
                        <w:sz w:val="18"/>
                        <w:szCs w:val="18"/>
                      </w:rPr>
                      <w:delText>1.0</w:delText>
                    </w:r>
                  </w:del>
                </w:p>
              </w:tc>
              <w:tc>
                <w:tcPr>
                  <w:tcW w:w="0" w:type="auto"/>
                  <w:shd w:val="clear" w:color="auto" w:fill="000000"/>
                  <w:vAlign w:val="center"/>
                  <w:hideMark/>
                </w:tcPr>
                <w:p w:rsidR="00C6606E" w:rsidRDefault="00C6606E">
                  <w:pPr>
                    <w:rPr>
                      <w:rFonts w:ascii="Courier New" w:hAnsi="Courier New" w:cs="Courier New"/>
                      <w:color w:val="FFFFFF"/>
                      <w:sz w:val="18"/>
                      <w:szCs w:val="18"/>
                    </w:rPr>
                  </w:pPr>
                  <w:del w:id="20" w:author="Unknown">
                    <w:r>
                      <w:rPr>
                        <w:rFonts w:ascii="Courier New" w:hAnsi="Courier New" w:cs="Courier New"/>
                        <w:color w:val="FFFFFF"/>
                        <w:sz w:val="18"/>
                        <w:szCs w:val="18"/>
                      </w:rPr>
                      <w:delText>0.0 %</w:delText>
                    </w:r>
                  </w:del>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200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6.0%</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INFINITY</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15.0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5.0%</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19"/>
        </w:numPr>
        <w:spacing w:before="100" w:beforeAutospacing="1" w:after="100" w:afterAutospacing="1" w:line="240" w:lineRule="auto"/>
        <w:rPr>
          <w:lang w:val="en-US"/>
        </w:rPr>
      </w:pPr>
      <w:r w:rsidRPr="00C6606E">
        <w:rPr>
          <w:rStyle w:val="HTMLCode"/>
          <w:rFonts w:eastAsiaTheme="minorHAnsi"/>
          <w:lang w:val="en-US"/>
        </w:rPr>
        <w:t>!removeStep &lt;startPrice&gt; &lt;endPrice&gt;</w:t>
      </w:r>
      <w:r w:rsidRPr="00C6606E">
        <w:rPr>
          <w:lang w:val="en-US"/>
        </w:rPr>
        <w:t xml:space="preserve">: Remove an existing price step.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bob&gt; !removeStep 0 100 </w:t>
            </w:r>
            <w:r w:rsidRPr="00C6606E">
              <w:rPr>
                <w:rFonts w:ascii="Courier New" w:hAnsi="Courier New" w:cs="Courier New"/>
                <w:color w:val="FFFFFF"/>
                <w:sz w:val="18"/>
                <w:szCs w:val="18"/>
                <w:lang w:val="en-US"/>
              </w:rPr>
              <w:br/>
              <w:t xml:space="preserve">Price step [0 100] successfully removed </w:t>
            </w:r>
            <w:r w:rsidRPr="00C6606E">
              <w:rPr>
                <w:rFonts w:ascii="Courier New" w:hAnsi="Courier New" w:cs="Courier New"/>
                <w:color w:val="FFFFFF"/>
                <w:sz w:val="18"/>
                <w:szCs w:val="18"/>
                <w:lang w:val="en-US"/>
              </w:rPr>
              <w:br/>
              <w:t xml:space="preserve">bob&gt; !removeStep 111 222 </w:t>
            </w:r>
            <w:r w:rsidRPr="00C6606E">
              <w:rPr>
                <w:rFonts w:ascii="Courier New" w:hAnsi="Courier New" w:cs="Courier New"/>
                <w:color w:val="FFFFFF"/>
                <w:sz w:val="18"/>
                <w:szCs w:val="18"/>
                <w:lang w:val="en-US"/>
              </w:rPr>
              <w:br/>
              <w:t xml:space="preserve">ERROR: Price step [111 222] does not exist </w:t>
            </w:r>
          </w:p>
        </w:tc>
      </w:tr>
    </w:tbl>
    <w:p w:rsidR="00C6606E" w:rsidRPr="00C6606E" w:rsidRDefault="00C6606E" w:rsidP="00C6606E">
      <w:pPr>
        <w:numPr>
          <w:ilvl w:val="0"/>
          <w:numId w:val="20"/>
        </w:numPr>
        <w:spacing w:before="100" w:beforeAutospacing="1" w:after="100" w:afterAutospacing="1" w:line="240" w:lineRule="auto"/>
        <w:rPr>
          <w:lang w:val="en-US"/>
        </w:rPr>
      </w:pPr>
      <w:r w:rsidRPr="00C6606E">
        <w:rPr>
          <w:rStyle w:val="HTMLCode"/>
          <w:rFonts w:eastAsiaTheme="minorHAnsi"/>
          <w:lang w:val="en-US"/>
        </w:rPr>
        <w:t>!bill &lt;userName&gt;</w:t>
      </w:r>
      <w:r w:rsidRPr="00C6606E">
        <w:rPr>
          <w:lang w:val="en-US"/>
        </w:rPr>
        <w:t xml:space="preserve">: This command shows the bill for a certain user name. Print the list of finished auctions (plus auction fees) that have been created by the specified user. To determine the fees of the bill, apply the current price steps configuration to the prices of each of the user's auctions.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281"/>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bob&gt; !bill bob</w:t>
            </w:r>
          </w:p>
          <w:tbl>
            <w:tblPr>
              <w:tblW w:w="2500" w:type="pct"/>
              <w:tblCellSpacing w:w="15" w:type="dxa"/>
              <w:shd w:val="clear" w:color="auto" w:fill="000000"/>
              <w:tblCellMar>
                <w:top w:w="30" w:type="dxa"/>
                <w:left w:w="30" w:type="dxa"/>
                <w:bottom w:w="30" w:type="dxa"/>
                <w:right w:w="30" w:type="dxa"/>
              </w:tblCellMar>
              <w:tblLook w:val="04A0" w:firstRow="1" w:lastRow="0" w:firstColumn="1" w:lastColumn="0" w:noHBand="0" w:noVBand="1"/>
            </w:tblPr>
            <w:tblGrid>
              <w:gridCol w:w="1186"/>
              <w:gridCol w:w="1387"/>
              <w:gridCol w:w="1063"/>
              <w:gridCol w:w="1387"/>
              <w:gridCol w:w="1078"/>
            </w:tblGrid>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auction_ID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strike_price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fee_fixed</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fee_variable</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fee_total</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17</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700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38.5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48.5</w:t>
                  </w:r>
                </w:p>
              </w:tc>
            </w:tr>
            <w:tr w:rsidR="00C6606E">
              <w:trPr>
                <w:tblCellSpacing w:w="15" w:type="dxa"/>
              </w:trPr>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19</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120</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5</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7.8</w:t>
                  </w:r>
                </w:p>
              </w:tc>
              <w:tc>
                <w:tcPr>
                  <w:tcW w:w="0" w:type="auto"/>
                  <w:shd w:val="clear" w:color="auto" w:fill="000000"/>
                  <w:vAlign w:val="center"/>
                  <w:hideMark/>
                </w:tcPr>
                <w:p w:rsidR="00C6606E" w:rsidRDefault="00C6606E">
                  <w:pPr>
                    <w:rPr>
                      <w:rFonts w:ascii="Courier New" w:hAnsi="Courier New" w:cs="Courier New"/>
                      <w:color w:val="FFFFFF"/>
                      <w:sz w:val="18"/>
                      <w:szCs w:val="18"/>
                    </w:rPr>
                  </w:pPr>
                  <w:r>
                    <w:rPr>
                      <w:rFonts w:ascii="Courier New" w:hAnsi="Courier New" w:cs="Courier New"/>
                      <w:color w:val="FFFFFF"/>
                      <w:sz w:val="18"/>
                      <w:szCs w:val="18"/>
                    </w:rPr>
                    <w:t>12.8</w:t>
                  </w:r>
                </w:p>
              </w:tc>
            </w:tr>
          </w:tbl>
          <w:p w:rsidR="00C6606E" w:rsidRDefault="00C6606E">
            <w:pPr>
              <w:rPr>
                <w:rFonts w:ascii="Courier New" w:hAnsi="Courier New" w:cs="Courier New"/>
                <w:color w:val="FFFFFF"/>
                <w:sz w:val="18"/>
                <w:szCs w:val="18"/>
              </w:rPr>
            </w:pPr>
          </w:p>
        </w:tc>
      </w:tr>
    </w:tbl>
    <w:p w:rsidR="00C6606E" w:rsidRPr="00C6606E" w:rsidRDefault="00C6606E" w:rsidP="00C6606E">
      <w:pPr>
        <w:numPr>
          <w:ilvl w:val="0"/>
          <w:numId w:val="21"/>
        </w:numPr>
        <w:spacing w:before="100" w:beforeAutospacing="1" w:after="100" w:afterAutospacing="1" w:line="240" w:lineRule="auto"/>
        <w:rPr>
          <w:lang w:val="en-US"/>
        </w:rPr>
      </w:pPr>
      <w:r w:rsidRPr="00C6606E">
        <w:rPr>
          <w:rStyle w:val="HTMLCode"/>
          <w:rFonts w:eastAsiaTheme="minorHAnsi"/>
          <w:lang w:val="en-US"/>
        </w:rPr>
        <w:t>!logout</w:t>
      </w:r>
      <w:r w:rsidRPr="00C6606E">
        <w:rPr>
          <w:lang w:val="en-US"/>
        </w:rPr>
        <w:t xml:space="preserve">: Set the client into "logged out" state and discard the local copy of the </w:t>
      </w:r>
      <w:r w:rsidRPr="00C6606E">
        <w:rPr>
          <w:rStyle w:val="info"/>
          <w:i/>
          <w:iCs/>
          <w:lang w:val="en-US"/>
        </w:rPr>
        <w:t>BillingServiceSecure</w:t>
      </w:r>
      <w:r w:rsidRPr="00C6606E">
        <w:rPr>
          <w:lang w:val="en-US"/>
        </w:rPr>
        <w:t xml:space="preserve"> remote object. After this command, users have to use the "</w:t>
      </w:r>
      <w:proofErr w:type="gramStart"/>
      <w:r w:rsidRPr="00C6606E">
        <w:rPr>
          <w:lang w:val="en-US"/>
        </w:rPr>
        <w:t>!login</w:t>
      </w:r>
      <w:proofErr w:type="gramEnd"/>
      <w:r w:rsidRPr="00C6606E">
        <w:rPr>
          <w:lang w:val="en-US"/>
        </w:rPr>
        <w:t xml:space="preserve">" command again in order to interact with the billing server.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 xml:space="preserve">bob&gt; !logout </w:t>
            </w:r>
            <w:r w:rsidRPr="00C6606E">
              <w:rPr>
                <w:rFonts w:ascii="Courier New" w:hAnsi="Courier New" w:cs="Courier New"/>
                <w:color w:val="FFFFFF"/>
                <w:sz w:val="18"/>
                <w:szCs w:val="18"/>
                <w:lang w:val="en-US"/>
              </w:rPr>
              <w:br/>
              <w:t xml:space="preserve">bob successfully logged out </w:t>
            </w:r>
            <w:r w:rsidRPr="00C6606E">
              <w:rPr>
                <w:rFonts w:ascii="Courier New" w:hAnsi="Courier New" w:cs="Courier New"/>
                <w:color w:val="FFFFFF"/>
                <w:sz w:val="18"/>
                <w:szCs w:val="18"/>
                <w:lang w:val="en-US"/>
              </w:rPr>
              <w:br/>
              <w:t xml:space="preserve">&gt; !bill bob </w:t>
            </w:r>
            <w:r w:rsidRPr="00C6606E">
              <w:rPr>
                <w:rFonts w:ascii="Courier New" w:hAnsi="Courier New" w:cs="Courier New"/>
                <w:color w:val="FFFFFF"/>
                <w:sz w:val="18"/>
                <w:szCs w:val="18"/>
                <w:lang w:val="en-US"/>
              </w:rPr>
              <w:br/>
              <w:t xml:space="preserve">ERROR: You are currently not logged in. </w:t>
            </w:r>
          </w:p>
        </w:tc>
      </w:tr>
    </w:tbl>
    <w:p w:rsidR="00C6606E" w:rsidRPr="00C6606E" w:rsidRDefault="00C6606E" w:rsidP="00C6606E">
      <w:pPr>
        <w:pStyle w:val="vspace"/>
        <w:rPr>
          <w:lang w:val="en-US"/>
        </w:rPr>
      </w:pPr>
      <w:r w:rsidRPr="00C6606E">
        <w:rPr>
          <w:lang w:val="en-US"/>
        </w:rPr>
        <w:lastRenderedPageBreak/>
        <w:t>Provide reasonable output with all relevant information for each of the commands (as illustrated in the examples above). Also print an informative error message if an exception is received from the server (Error log messages should start with the string "</w:t>
      </w:r>
      <w:proofErr w:type="gramStart"/>
      <w:r w:rsidRPr="00C6606E">
        <w:rPr>
          <w:rStyle w:val="HTMLCode"/>
          <w:lang w:val="en-US"/>
        </w:rPr>
        <w:t>ERROR:</w:t>
      </w:r>
      <w:proofErr w:type="gramEnd"/>
      <w:r w:rsidRPr="00C6606E">
        <w:rPr>
          <w:lang w:val="en-US"/>
        </w:rPr>
        <w:t xml:space="preserve">"). </w:t>
      </w:r>
    </w:p>
    <w:p w:rsidR="00C6606E" w:rsidRPr="00C6606E" w:rsidRDefault="00C6606E" w:rsidP="00C6606E">
      <w:pPr>
        <w:pStyle w:val="vspace"/>
        <w:rPr>
          <w:lang w:val="en-US"/>
        </w:rPr>
      </w:pPr>
      <w:r w:rsidRPr="00C6606E">
        <w:rPr>
          <w:lang w:val="en-US"/>
        </w:rPr>
        <w:t xml:space="preserve">The following user commands are provided by the management client to communicate with the analytics server: </w:t>
      </w:r>
    </w:p>
    <w:p w:rsidR="00C6606E" w:rsidRDefault="00C6606E" w:rsidP="00C6606E">
      <w:pPr>
        <w:numPr>
          <w:ilvl w:val="0"/>
          <w:numId w:val="22"/>
        </w:numPr>
        <w:spacing w:before="100" w:beforeAutospacing="1" w:after="100" w:afterAutospacing="1" w:line="240" w:lineRule="auto"/>
      </w:pPr>
      <w:r w:rsidRPr="00C6606E">
        <w:rPr>
          <w:rStyle w:val="HTMLCode"/>
          <w:rFonts w:eastAsiaTheme="minorHAnsi"/>
          <w:lang w:val="en-US"/>
        </w:rPr>
        <w:t>!subscribe &lt;filterRegex&gt;</w:t>
      </w:r>
      <w:r w:rsidRPr="00C6606E">
        <w:rPr>
          <w:lang w:val="en-US"/>
        </w:rPr>
        <w:t xml:space="preserve">: subscribe for events with a specified subscription filter (regular expression). </w:t>
      </w:r>
      <w:r>
        <w:t xml:space="preserve">A user can add multiple subscriptions.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RP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proofErr w:type="gramStart"/>
            <w:r w:rsidRPr="00C6606E">
              <w:rPr>
                <w:rFonts w:ascii="Courier New" w:hAnsi="Courier New" w:cs="Courier New"/>
                <w:color w:val="FFFFFF"/>
                <w:sz w:val="18"/>
                <w:szCs w:val="18"/>
                <w:lang w:val="en-US"/>
              </w:rPr>
              <w:t>bob</w:t>
            </w:r>
            <w:proofErr w:type="gramEnd"/>
            <w:r w:rsidRPr="00C6606E">
              <w:rPr>
                <w:rFonts w:ascii="Courier New" w:hAnsi="Courier New" w:cs="Courier New"/>
                <w:color w:val="FFFFFF"/>
                <w:sz w:val="18"/>
                <w:szCs w:val="18"/>
                <w:lang w:val="en-US"/>
              </w:rPr>
              <w:t>&gt; !subscribe '(USER_.*)|(BID_.*)'</w:t>
            </w:r>
            <w:r w:rsidRPr="00C6606E">
              <w:rPr>
                <w:rFonts w:ascii="Courier New" w:hAnsi="Courier New" w:cs="Courier New"/>
                <w:color w:val="FFFFFF"/>
                <w:sz w:val="18"/>
                <w:szCs w:val="18"/>
                <w:lang w:val="en-US"/>
              </w:rPr>
              <w:br/>
              <w:t xml:space="preserve">Created subscription with ID 17 for events using filter '(USER_.*)|(BID_.*)' </w:t>
            </w:r>
          </w:p>
        </w:tc>
      </w:tr>
    </w:tbl>
    <w:p w:rsidR="00C6606E" w:rsidRPr="00C6606E" w:rsidRDefault="00C6606E" w:rsidP="00C6606E">
      <w:pPr>
        <w:numPr>
          <w:ilvl w:val="0"/>
          <w:numId w:val="23"/>
        </w:numPr>
        <w:spacing w:before="100" w:beforeAutospacing="1" w:after="100" w:afterAutospacing="1" w:line="240" w:lineRule="auto"/>
        <w:rPr>
          <w:lang w:val="en-US"/>
        </w:rPr>
      </w:pPr>
      <w:r w:rsidRPr="00C6606E">
        <w:rPr>
          <w:rStyle w:val="HTMLCode"/>
          <w:rFonts w:eastAsiaTheme="minorHAnsi"/>
          <w:lang w:val="en-US"/>
        </w:rPr>
        <w:t>!unsubscribe &lt;subscriptionID&gt;</w:t>
      </w:r>
      <w:r w:rsidRPr="00C6606E">
        <w:rPr>
          <w:lang w:val="en-US"/>
        </w:rPr>
        <w:t>: terminate an existing subscription with a specific identifier (</w:t>
      </w:r>
      <w:r w:rsidRPr="00C6606E">
        <w:rPr>
          <w:rStyle w:val="HTMLCode"/>
          <w:rFonts w:eastAsiaTheme="minorHAnsi"/>
          <w:lang w:val="en-US"/>
        </w:rPr>
        <w:t>subscriptionID</w:t>
      </w:r>
      <w:r w:rsidRPr="00C6606E">
        <w:rPr>
          <w:lang w:val="en-US"/>
        </w:rPr>
        <w:t xml:space="preserve">). </w:t>
      </w:r>
    </w:p>
    <w:tbl>
      <w:tblPr>
        <w:tblW w:w="2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4626"/>
      </w:tblGrid>
      <w:tr w:rsid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Default="00C6606E">
            <w:pPr>
              <w:pStyle w:val="StandardWeb"/>
              <w:rPr>
                <w:rFonts w:ascii="Courier New" w:hAnsi="Courier New" w:cs="Courier New"/>
                <w:color w:val="FFFFFF"/>
                <w:sz w:val="18"/>
                <w:szCs w:val="18"/>
              </w:rPr>
            </w:pPr>
            <w:r>
              <w:rPr>
                <w:rFonts w:ascii="Courier New" w:hAnsi="Courier New" w:cs="Courier New"/>
                <w:color w:val="FFFFFF"/>
                <w:sz w:val="18"/>
                <w:szCs w:val="18"/>
              </w:rPr>
              <w:t xml:space="preserve">bob&gt; !unsubscribe 17 </w:t>
            </w:r>
            <w:r>
              <w:rPr>
                <w:rFonts w:ascii="Courier New" w:hAnsi="Courier New" w:cs="Courier New"/>
                <w:color w:val="FFFFFF"/>
                <w:sz w:val="18"/>
                <w:szCs w:val="18"/>
              </w:rPr>
              <w:br/>
              <w:t xml:space="preserve">subscription 17 terminated </w:t>
            </w:r>
          </w:p>
        </w:tc>
      </w:tr>
    </w:tbl>
    <w:p w:rsidR="00C6606E" w:rsidRPr="00C6606E" w:rsidRDefault="00C6606E" w:rsidP="00C6606E">
      <w:pPr>
        <w:pStyle w:val="vspace"/>
        <w:rPr>
          <w:lang w:val="en-US"/>
        </w:rPr>
      </w:pPr>
      <w:r w:rsidRPr="00C6606E">
        <w:rPr>
          <w:lang w:val="en-US"/>
        </w:rPr>
        <w:t xml:space="preserve">Similar to the analytics server, the management client (i.e., the RMI callback object) should implement a </w:t>
      </w:r>
      <w:r w:rsidRPr="00C6606E">
        <w:rPr>
          <w:rStyle w:val="Fett"/>
          <w:lang w:val="en-US"/>
        </w:rPr>
        <w:t>processEvent</w:t>
      </w:r>
      <w:r w:rsidRPr="00C6606E">
        <w:rPr>
          <w:lang w:val="en-US"/>
        </w:rPr>
        <w:t xml:space="preserve"> RMI method. This method is invoked by the analytics server each time an event is generated that matches a subscription by this client. To display incoming events to the user, simply print the event time, event type and all additional event properties to the command line. You should support two modes of printing, namely </w:t>
      </w:r>
      <w:r w:rsidRPr="00C6606E">
        <w:rPr>
          <w:rStyle w:val="Hervorhebung"/>
          <w:rFonts w:eastAsiaTheme="majorEastAsia"/>
          <w:lang w:val="en-US"/>
        </w:rPr>
        <w:t>automatic</w:t>
      </w:r>
      <w:r w:rsidRPr="00C6606E">
        <w:rPr>
          <w:lang w:val="en-US"/>
        </w:rPr>
        <w:t xml:space="preserve"> and </w:t>
      </w:r>
      <w:r w:rsidRPr="00C6606E">
        <w:rPr>
          <w:rStyle w:val="Hervorhebung"/>
          <w:rFonts w:eastAsiaTheme="majorEastAsia"/>
          <w:lang w:val="en-US"/>
        </w:rPr>
        <w:t>on-demand</w:t>
      </w:r>
      <w:r w:rsidRPr="00C6606E">
        <w:rPr>
          <w:lang w:val="en-US"/>
        </w:rPr>
        <w:t xml:space="preserv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!auto</w:t>
      </w:r>
      <w:r w:rsidRPr="00C6606E">
        <w:rPr>
          <w:lang w:val="en-US"/>
        </w:rPr>
        <w:t xml:space="preserve">: This command enables the automatic printing of events. Whenever an event is received by the clients, its details are immediately printed to the command line.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!hide</w:t>
      </w:r>
      <w:r w:rsidRPr="00C6606E">
        <w:rPr>
          <w:lang w:val="en-US"/>
        </w:rPr>
        <w:t>: This command disables the automatic printing of events. Incoming events are temporarily buffered and can later be printed using the "</w:t>
      </w:r>
      <w:proofErr w:type="gramStart"/>
      <w:r w:rsidRPr="00C6606E">
        <w:rPr>
          <w:rStyle w:val="HTMLCode"/>
          <w:rFonts w:eastAsiaTheme="minorHAnsi"/>
          <w:lang w:val="en-US"/>
        </w:rPr>
        <w:t>!print</w:t>
      </w:r>
      <w:proofErr w:type="gramEnd"/>
      <w:r w:rsidRPr="00C6606E">
        <w:rPr>
          <w:lang w:val="en-US"/>
        </w:rPr>
        <w:t xml:space="preserve">" command. This should be the default mode when the client is started. </w:t>
      </w:r>
    </w:p>
    <w:p w:rsidR="00C6606E" w:rsidRPr="00C6606E" w:rsidRDefault="00C6606E" w:rsidP="00C6606E">
      <w:pPr>
        <w:numPr>
          <w:ilvl w:val="0"/>
          <w:numId w:val="24"/>
        </w:numPr>
        <w:spacing w:before="100" w:beforeAutospacing="1" w:after="100" w:afterAutospacing="1" w:line="240" w:lineRule="auto"/>
        <w:rPr>
          <w:lang w:val="en-US"/>
        </w:rPr>
      </w:pPr>
      <w:r w:rsidRPr="00C6606E">
        <w:rPr>
          <w:rStyle w:val="HTMLCode"/>
          <w:rFonts w:eastAsiaTheme="minorHAnsi"/>
          <w:lang w:val="en-US"/>
        </w:rPr>
        <w:t>!print</w:t>
      </w:r>
      <w:r w:rsidRPr="00C6606E">
        <w:rPr>
          <w:lang w:val="en-US"/>
        </w:rPr>
        <w:t xml:space="preserve">: Print all events that are currently in the buffer and have not been printed before (an excerpt of a possible example trace is printed below). </w:t>
      </w:r>
    </w:p>
    <w:tbl>
      <w:tblPr>
        <w:tblW w:w="3500" w:type="pct"/>
        <w:tblCellSpacing w:w="0" w:type="dxa"/>
        <w:tblBorders>
          <w:top w:val="outset" w:sz="6" w:space="0" w:color="auto"/>
          <w:left w:val="outset" w:sz="6" w:space="0" w:color="auto"/>
          <w:bottom w:val="outset" w:sz="6" w:space="0" w:color="auto"/>
          <w:right w:val="outset" w:sz="6" w:space="0" w:color="auto"/>
        </w:tblBorders>
        <w:shd w:val="clear" w:color="auto" w:fill="000000"/>
        <w:tblCellMar>
          <w:top w:w="75" w:type="dxa"/>
          <w:left w:w="75" w:type="dxa"/>
          <w:bottom w:w="75" w:type="dxa"/>
          <w:right w:w="75" w:type="dxa"/>
        </w:tblCellMar>
        <w:tblLook w:val="04A0" w:firstRow="1" w:lastRow="0" w:firstColumn="1" w:lastColumn="0" w:noHBand="0" w:noVBand="1"/>
      </w:tblPr>
      <w:tblGrid>
        <w:gridCol w:w="6476"/>
      </w:tblGrid>
      <w:tr w:rsidR="00C6606E" w:rsidRPr="00C6606E" w:rsidTr="00C6606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hideMark/>
          </w:tcPr>
          <w:p w:rsidR="00C6606E" w:rsidRPr="00C6606E" w:rsidRDefault="00C6606E">
            <w:pPr>
              <w:pStyle w:val="StandardWeb"/>
              <w:rPr>
                <w:rFonts w:ascii="Courier New" w:hAnsi="Courier New" w:cs="Courier New"/>
                <w:color w:val="FFFFFF"/>
                <w:sz w:val="18"/>
                <w:szCs w:val="18"/>
                <w:lang w:val="en-US"/>
              </w:rPr>
            </w:pPr>
            <w:r w:rsidRPr="00C6606E">
              <w:rPr>
                <w:rFonts w:ascii="Courier New" w:hAnsi="Courier New" w:cs="Courier New"/>
                <w:color w:val="FFFFFF"/>
                <w:sz w:val="18"/>
                <w:szCs w:val="18"/>
                <w:lang w:val="en-US"/>
              </w:rPr>
              <w:t>bob&gt; !print</w:t>
            </w:r>
            <w:r w:rsidRPr="00C6606E">
              <w:rPr>
                <w:rFonts w:ascii="Courier New" w:hAnsi="Courier New" w:cs="Courier New"/>
                <w:color w:val="FFFFFF"/>
                <w:sz w:val="18"/>
                <w:szCs w:val="18"/>
                <w:lang w:val="en-US"/>
              </w:rPr>
              <w:br/>
              <w:t xml:space="preserve">USER_LOGIN: 31.10.2012 20:00:01 CET - user alice logged in </w:t>
            </w:r>
            <w:r w:rsidRPr="00C6606E">
              <w:rPr>
                <w:rFonts w:ascii="Courier New" w:hAnsi="Courier New" w:cs="Courier New"/>
                <w:color w:val="FFFFFF"/>
                <w:sz w:val="18"/>
                <w:szCs w:val="18"/>
                <w:lang w:val="en-US"/>
              </w:rPr>
              <w:br/>
              <w:t xml:space="preserve">USER_LOGIN: 31.10.2012 20:01:03 CET - user john logged in </w:t>
            </w:r>
            <w:r w:rsidRPr="00C6606E">
              <w:rPr>
                <w:rFonts w:ascii="Courier New" w:hAnsi="Courier New" w:cs="Courier New"/>
                <w:color w:val="FFFFFF"/>
                <w:sz w:val="18"/>
                <w:szCs w:val="18"/>
                <w:lang w:val="en-US"/>
              </w:rPr>
              <w:br/>
              <w:t xml:space="preserve">BID_PLACED: 31.10.2012 20:01:50 CET - user alice placed bid 3100.0 on auction 32 </w:t>
            </w:r>
            <w:r w:rsidRPr="00C6606E">
              <w:rPr>
                <w:rFonts w:ascii="Courier New" w:hAnsi="Courier New" w:cs="Courier New"/>
                <w:color w:val="FFFFFF"/>
                <w:sz w:val="18"/>
                <w:szCs w:val="18"/>
                <w:lang w:val="en-US"/>
              </w:rPr>
              <w:br/>
              <w:t xml:space="preserve">BID_PRICE_MAX: 31.10.2012 20:01:50 CET - maximum bid price seen so far is 3100.0 </w:t>
            </w:r>
            <w:r w:rsidRPr="00C6606E">
              <w:rPr>
                <w:rFonts w:ascii="Courier New" w:hAnsi="Courier New" w:cs="Courier New"/>
                <w:color w:val="FFFFFF"/>
                <w:sz w:val="18"/>
                <w:szCs w:val="18"/>
                <w:lang w:val="en-US"/>
              </w:rPr>
              <w:br/>
              <w:t xml:space="preserve">BID_COUNT_PER_MINUTE: 31.10.2012 20:01:50 CET - current bids per minute is 0.563 </w:t>
            </w:r>
            <w:r w:rsidRPr="00C6606E">
              <w:rPr>
                <w:rFonts w:ascii="Courier New" w:hAnsi="Courier New" w:cs="Courier New"/>
                <w:color w:val="FFFFFF"/>
                <w:sz w:val="18"/>
                <w:szCs w:val="18"/>
                <w:lang w:val="en-US"/>
              </w:rPr>
              <w:br/>
              <w:t xml:space="preserve">USER_LOGOUT: 31.10.2012 20:03:11 CET - user john logged out </w:t>
            </w:r>
            <w:r w:rsidRPr="00C6606E">
              <w:rPr>
                <w:rFonts w:ascii="Courier New" w:hAnsi="Courier New" w:cs="Courier New"/>
                <w:color w:val="FFFFFF"/>
                <w:sz w:val="18"/>
                <w:szCs w:val="18"/>
                <w:lang w:val="en-US"/>
              </w:rPr>
              <w:br/>
              <w:t xml:space="preserve">USER_SESSION_TIME_MIN: 31.10.2012 20:03:11 CET - minimum session time is 62 seconds </w:t>
            </w:r>
            <w:r w:rsidRPr="00C6606E">
              <w:rPr>
                <w:rFonts w:ascii="Courier New" w:hAnsi="Courier New" w:cs="Courier New"/>
                <w:color w:val="FFFFFF"/>
                <w:sz w:val="18"/>
                <w:szCs w:val="18"/>
                <w:lang w:val="en-US"/>
              </w:rPr>
              <w:br/>
              <w:t xml:space="preserve">USER_SESSION_TIME_MAX: 31.10.2012 20:03:11 CET - average session time is 324 seconds </w:t>
            </w:r>
            <w:r w:rsidRPr="00C6606E">
              <w:rPr>
                <w:rFonts w:ascii="Courier New" w:hAnsi="Courier New" w:cs="Courier New"/>
                <w:color w:val="FFFFFF"/>
                <w:sz w:val="18"/>
                <w:szCs w:val="18"/>
                <w:lang w:val="en-US"/>
              </w:rPr>
              <w:br/>
              <w:t xml:space="preserve">USER_SESSION_TIME_AVG: 31.10.2012 20:03:11 CET - maximum session time is 778 seconds </w:t>
            </w:r>
          </w:p>
        </w:tc>
      </w:tr>
    </w:tbl>
    <w:p w:rsidR="00C6606E" w:rsidRPr="00C6606E" w:rsidRDefault="00C6606E" w:rsidP="00C6606E">
      <w:pPr>
        <w:pStyle w:val="StandardWeb"/>
        <w:rPr>
          <w:lang w:val="en-US"/>
        </w:rPr>
      </w:pPr>
      <w:r w:rsidRPr="00C6606E">
        <w:rPr>
          <w:lang w:val="en-US"/>
        </w:rPr>
        <w:lastRenderedPageBreak/>
        <w:t xml:space="preserve">Note: The value of BID_COUNT_PER_MINUTE depends on the previous events which are not visible in this trace. For the example, an arbitrary value of 0.563 has been chosen for illustration. (Arbitrary values have also been chosen for the aggregated session durations.) </w:t>
      </w:r>
    </w:p>
    <w:p w:rsidR="00C6606E" w:rsidRPr="00C6606E" w:rsidRDefault="00C6606E" w:rsidP="00C6606E">
      <w:pPr>
        <w:pStyle w:val="vspace"/>
        <w:rPr>
          <w:lang w:val="en-US"/>
        </w:rPr>
      </w:pPr>
      <w:r w:rsidRPr="00C6606E">
        <w:rPr>
          <w:lang w:val="en-US"/>
        </w:rPr>
        <w:t xml:space="preserve">In both variants, it must be ensured that each distinct event is presented to the user only </w:t>
      </w:r>
      <w:r w:rsidRPr="00C6606E">
        <w:rPr>
          <w:rStyle w:val="Hervorhebung"/>
          <w:rFonts w:eastAsiaTheme="majorEastAsia"/>
          <w:lang w:val="en-US"/>
        </w:rPr>
        <w:t>once</w:t>
      </w:r>
      <w:r w:rsidRPr="00C6606E">
        <w:rPr>
          <w:lang w:val="en-US"/>
        </w:rPr>
        <w:t xml:space="preserve">, even if it matches multiple subscriptions. It is up to you whether you solve this requirement server-side (never send out duplicate events to any client) or client-side (receive duplicate events, but print each event only once on the command line). If you need to temporarily store a list of already published or already printed events, make sure that the events are eventually freed and that your program does not run out of memory over time. </w:t>
      </w:r>
    </w:p>
    <w:p w:rsidR="00C6606E" w:rsidRPr="00C6606E" w:rsidRDefault="00C6606E" w:rsidP="00C6606E">
      <w:pPr>
        <w:pStyle w:val="berschrift3"/>
        <w:rPr>
          <w:lang w:val="en-US"/>
        </w:rPr>
      </w:pPr>
      <w:bookmarkStart w:id="21" w:name="LoadTest"/>
      <w:bookmarkEnd w:id="21"/>
      <w:r w:rsidRPr="00C6606E">
        <w:rPr>
          <w:lang w:val="en-US"/>
        </w:rPr>
        <w:t>Load Testing Component</w:t>
      </w:r>
    </w:p>
    <w:p w:rsidR="00C6606E" w:rsidRPr="00C6606E" w:rsidRDefault="00C6606E" w:rsidP="00C6606E">
      <w:pPr>
        <w:pStyle w:val="StandardWeb"/>
        <w:rPr>
          <w:lang w:val="en-US"/>
        </w:rPr>
      </w:pPr>
      <w:r w:rsidRPr="00C6606E">
        <w:rPr>
          <w:lang w:val="en-US"/>
        </w:rPr>
        <w:t xml:space="preserve">In practice, online auction systems are highly concurrent and should provide robustness and scalability, even for a large number of clients. Concurrency issues are hard to detect under normal operation, but generating artificial load on the system may help to detect problems and inconsistencies. Hence, you should create a load testing component to test the system's scalability and reliability. The following test parameters should be configurable in the properties file </w:t>
      </w:r>
      <w:r w:rsidRPr="00C6606E">
        <w:rPr>
          <w:rStyle w:val="HTMLCode"/>
          <w:lang w:val="en-US"/>
        </w:rPr>
        <w:t>loadtest.properties</w:t>
      </w:r>
      <w:r w:rsidRPr="00C6606E">
        <w:rPr>
          <w:lang w:val="en-US"/>
        </w:rPr>
        <w:t xml:space="preserve"> (see template):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clients</w:t>
      </w:r>
      <w:r w:rsidRPr="00C6606E">
        <w:rPr>
          <w:lang w:val="en-US"/>
        </w:rPr>
        <w:t xml:space="preserve">: Number of concurrent bidding clients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auctionsPerMin</w:t>
      </w:r>
      <w:r w:rsidRPr="00C6606E">
        <w:rPr>
          <w:lang w:val="en-US"/>
        </w:rPr>
        <w:t xml:space="preserve">: Number of started auctions per client per minute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auctionDuration</w:t>
      </w:r>
      <w:r w:rsidRPr="00C6606E">
        <w:rPr>
          <w:lang w:val="en-US"/>
        </w:rPr>
        <w:t xml:space="preserve">: Duration of the auctions in seconds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updateIntervalSec</w:t>
      </w:r>
      <w:r w:rsidRPr="00C6606E">
        <w:rPr>
          <w:lang w:val="en-US"/>
        </w:rPr>
        <w:t xml:space="preserve">: Number of seconds that have to pass before the clients repeatedly update the current list of active auctions </w:t>
      </w:r>
    </w:p>
    <w:p w:rsidR="00C6606E" w:rsidRPr="00C6606E" w:rsidRDefault="00C6606E" w:rsidP="00C6606E">
      <w:pPr>
        <w:numPr>
          <w:ilvl w:val="0"/>
          <w:numId w:val="25"/>
        </w:numPr>
        <w:spacing w:before="100" w:beforeAutospacing="1" w:after="100" w:afterAutospacing="1" w:line="240" w:lineRule="auto"/>
        <w:rPr>
          <w:lang w:val="en-US"/>
        </w:rPr>
      </w:pPr>
      <w:r w:rsidRPr="00C6606E">
        <w:rPr>
          <w:rStyle w:val="Hervorhebung"/>
          <w:lang w:val="en-US"/>
        </w:rPr>
        <w:t>bidsPerMin</w:t>
      </w:r>
      <w:r w:rsidRPr="00C6606E">
        <w:rPr>
          <w:lang w:val="en-US"/>
        </w:rPr>
        <w:t xml:space="preserve">: Number of bids placed on (random) auctions per client per minute </w:t>
      </w:r>
    </w:p>
    <w:p w:rsidR="00C6606E" w:rsidRPr="00C6606E" w:rsidRDefault="00C6606E" w:rsidP="00C6606E">
      <w:pPr>
        <w:pStyle w:val="vspace"/>
        <w:rPr>
          <w:lang w:val="en-US"/>
        </w:rPr>
      </w:pPr>
      <w:r w:rsidRPr="00C6606E">
        <w:rPr>
          <w:lang w:val="en-US"/>
        </w:rPr>
        <w:t xml:space="preserve">To place a bid, the test client selects a random auction from the list of active auctions (if any). When your test clients place bids, you need to ensure that each bid is higher than the previous bids. To achieve this, simply set the bid price that corresponds to the number of seconds that have passed since the auction was started, with decimal values (e.g., 10,342 for ten seconds and 342 milliseconds). </w:t>
      </w:r>
    </w:p>
    <w:p w:rsidR="00C6606E" w:rsidRPr="00C6606E" w:rsidRDefault="00C6606E" w:rsidP="00C6606E">
      <w:pPr>
        <w:pStyle w:val="vspace"/>
        <w:rPr>
          <w:lang w:val="en-US"/>
        </w:rPr>
      </w:pPr>
      <w:r w:rsidRPr="00C6606E">
        <w:rPr>
          <w:lang w:val="en-US"/>
        </w:rPr>
        <w:t xml:space="preserve">Moreover, the test environment should instantiate a management client with an event subscription on any event type (filter ".*"). During the tests, the management client should be in "auto" mode, i.e., print all the incoming events automatically to the command line. </w:t>
      </w:r>
    </w:p>
    <w:p w:rsidR="00C6606E" w:rsidRPr="00C6606E" w:rsidRDefault="00C6606E" w:rsidP="00C6606E">
      <w:pPr>
        <w:pStyle w:val="vspace"/>
        <w:rPr>
          <w:lang w:val="en-US"/>
        </w:rPr>
      </w:pPr>
      <w:r w:rsidRPr="00C6606E">
        <w:rPr>
          <w:lang w:val="en-US"/>
        </w:rPr>
        <w:t xml:space="preserve">Scaling up the number of clients would block too many port numbers for the UDP notifications. Hence, for assignment 2 you should disable the UDP notifications (part of assignment 1), i.e., do not open a UDP socket on the bidding clients, and do not send UDP notifications from the auction server to the clients. </w:t>
      </w:r>
    </w:p>
    <w:p w:rsidR="00C6606E" w:rsidRPr="00C6606E" w:rsidRDefault="00C6606E" w:rsidP="00C6606E">
      <w:pPr>
        <w:pStyle w:val="vspace"/>
        <w:rPr>
          <w:lang w:val="en-US"/>
        </w:rPr>
      </w:pPr>
      <w:r w:rsidRPr="00C6606E">
        <w:rPr>
          <w:lang w:val="en-US"/>
        </w:rPr>
        <w:t>Play around with different test settings and try to roughly determine the limits of your machine. By limits we mean the configuration values for which the system is still stable, but becomes unstable (e.g., runs out of memory after some time) if any of these values are further increased (or decreased). Monitor the memory usage with tools like "top" (</w:t>
      </w:r>
      <w:proofErr w:type="gramStart"/>
      <w:r w:rsidRPr="00C6606E">
        <w:rPr>
          <w:lang w:val="en-US"/>
        </w:rPr>
        <w:t>Unix</w:t>
      </w:r>
      <w:proofErr w:type="gramEnd"/>
      <w:r w:rsidRPr="00C6606E">
        <w:rPr>
          <w:lang w:val="en-US"/>
        </w:rPr>
        <w:t xml:space="preserve">) or the process manager under Windows, and let the test program execute for a sufficiently long time (around 5-10 minutes). Obviously, the load test can also help you identify issues in your implementation (e.g., deadlocks, memory </w:t>
      </w:r>
      <w:proofErr w:type="gramStart"/>
      <w:r w:rsidRPr="00C6606E">
        <w:rPr>
          <w:lang w:val="en-US"/>
        </w:rPr>
        <w:t>leaks, ...)</w:t>
      </w:r>
      <w:proofErr w:type="gramEnd"/>
      <w:r w:rsidRPr="00C6606E">
        <w:rPr>
          <w:lang w:val="en-US"/>
        </w:rPr>
        <w:t xml:space="preserve">. </w:t>
      </w:r>
    </w:p>
    <w:p w:rsidR="00C6606E" w:rsidRPr="00C6606E" w:rsidRDefault="00C6606E" w:rsidP="00C6606E">
      <w:pPr>
        <w:pStyle w:val="vspace"/>
        <w:rPr>
          <w:lang w:val="en-US"/>
        </w:rPr>
      </w:pPr>
      <w:r w:rsidRPr="00C6606E">
        <w:rPr>
          <w:lang w:val="en-US"/>
        </w:rPr>
        <w:lastRenderedPageBreak/>
        <w:t xml:space="preserve">In your submission, include a file </w:t>
      </w:r>
      <w:r w:rsidRPr="00C6606E">
        <w:rPr>
          <w:rStyle w:val="Fett"/>
          <w:lang w:val="en-US"/>
        </w:rPr>
        <w:t>evaluation.txt</w:t>
      </w:r>
      <w:r w:rsidRPr="00C6606E">
        <w:rPr>
          <w:lang w:val="en-US"/>
        </w:rPr>
        <w:t xml:space="preserve"> in which you provide your machine characteristics (operating system version, number and clock frequency of </w:t>
      </w:r>
      <w:r w:rsidRPr="00C6606E">
        <w:rPr>
          <w:rStyle w:val="info"/>
          <w:rFonts w:eastAsiaTheme="majorEastAsia"/>
          <w:lang w:val="en-US"/>
        </w:rPr>
        <w:t>CPUs</w:t>
      </w:r>
      <w:r w:rsidRPr="00C6606E">
        <w:rPr>
          <w:lang w:val="en-US"/>
        </w:rPr>
        <w:t xml:space="preserve">, RAM capacity) and the key findings of your evaluation (at least the limit values for all configuration parameters). </w:t>
      </w:r>
      <w:r w:rsidRPr="00C6606E">
        <w:rPr>
          <w:rStyle w:val="Fett"/>
          <w:lang w:val="en-US"/>
        </w:rPr>
        <w:t>Note: Make sure that your tests terminate after a short time</w:t>
      </w:r>
      <w:r w:rsidRPr="00C6606E">
        <w:rPr>
          <w:lang w:val="en-US"/>
        </w:rPr>
        <w:t xml:space="preserve"> (say, 8 minutes)!</w:t>
      </w:r>
    </w:p>
    <w:p w:rsidR="00C6606E" w:rsidRPr="00C6606E" w:rsidRDefault="00C6606E" w:rsidP="00C6606E">
      <w:pPr>
        <w:pStyle w:val="berschrift3"/>
        <w:rPr>
          <w:lang w:val="en-US"/>
        </w:rPr>
      </w:pPr>
      <w:bookmarkStart w:id="22" w:name="Implementation"/>
      <w:bookmarkEnd w:id="22"/>
      <w:r w:rsidRPr="00C6606E">
        <w:rPr>
          <w:lang w:val="en-US"/>
        </w:rPr>
        <w:t>Implementation Details and Hints</w:t>
      </w:r>
    </w:p>
    <w:p w:rsidR="00C6606E" w:rsidRPr="00C6606E" w:rsidRDefault="00C6606E" w:rsidP="00C6606E">
      <w:pPr>
        <w:pStyle w:val="berschrift4"/>
        <w:rPr>
          <w:lang w:val="en-US"/>
        </w:rPr>
      </w:pPr>
      <w:r w:rsidRPr="00C6606E">
        <w:rPr>
          <w:lang w:val="en-US"/>
        </w:rPr>
        <w:t>Implementation Details</w:t>
      </w:r>
    </w:p>
    <w:p w:rsidR="00C6606E" w:rsidRPr="00C6606E" w:rsidRDefault="00C6606E" w:rsidP="00C6606E">
      <w:pPr>
        <w:pStyle w:val="StandardWeb"/>
        <w:rPr>
          <w:lang w:val="en-US"/>
        </w:rPr>
      </w:pPr>
      <w:r w:rsidRPr="00C6606E">
        <w:rPr>
          <w:lang w:val="en-US"/>
        </w:rPr>
        <w:t xml:space="preserve">RMI uses the </w:t>
      </w:r>
      <w:r w:rsidRPr="00C6606E">
        <w:rPr>
          <w:rStyle w:val="HTMLCode"/>
          <w:lang w:val="en-US"/>
        </w:rPr>
        <w:t>java.rmi.registry.Registry</w:t>
      </w:r>
      <w:r w:rsidRPr="00C6606E">
        <w:rPr>
          <w:lang w:val="en-US"/>
        </w:rPr>
        <w:t xml:space="preserve"> service to enable application to retrieve remote objects. This service can be used to reduce coupling between clients (looking up) and servers (binding): the real location of the server object becomes transparent. In our case, the servers (analytics server and the billing server) will use the registry for binding and the client will look up the remote objects. </w:t>
      </w:r>
    </w:p>
    <w:p w:rsidR="00C6606E" w:rsidRPr="00C6606E" w:rsidRDefault="00C6606E" w:rsidP="00C6606E">
      <w:pPr>
        <w:pStyle w:val="vspace"/>
        <w:rPr>
          <w:lang w:val="en-US"/>
        </w:rPr>
      </w:pPr>
      <w:r w:rsidRPr="00C6606E">
        <w:rPr>
          <w:lang w:val="en-US"/>
        </w:rPr>
        <w:t xml:space="preserve">One of the first things the servers need to do is to connect to the </w:t>
      </w:r>
      <w:r w:rsidRPr="00C6606E">
        <w:rPr>
          <w:rStyle w:val="HTMLCode"/>
          <w:lang w:val="en-US"/>
        </w:rPr>
        <w:t>Registry</w:t>
      </w:r>
      <w:r w:rsidRPr="00C6606E">
        <w:rPr>
          <w:lang w:val="en-US"/>
        </w:rPr>
        <w:t xml:space="preserve">, therefore the RMI registry needs to be set up before its first usage. This can be achieved by calling the </w:t>
      </w:r>
      <w:proofErr w:type="gramStart"/>
      <w:r w:rsidRPr="00C6606E">
        <w:rPr>
          <w:rStyle w:val="info"/>
          <w:rFonts w:ascii="Courier New" w:eastAsiaTheme="majorEastAsia" w:hAnsi="Courier New" w:cs="Courier New"/>
          <w:sz w:val="20"/>
          <w:szCs w:val="20"/>
          <w:lang w:val="en-US"/>
        </w:rPr>
        <w:t>LocateRegistry</w:t>
      </w:r>
      <w:r w:rsidRPr="00C6606E">
        <w:rPr>
          <w:rStyle w:val="HTMLCode"/>
          <w:lang w:val="en-US"/>
        </w:rPr>
        <w:t>.createRegistry(</w:t>
      </w:r>
      <w:proofErr w:type="gramEnd"/>
      <w:r w:rsidRPr="00C6606E">
        <w:rPr>
          <w:rStyle w:val="HTMLCode"/>
          <w:lang w:val="en-US"/>
        </w:rPr>
        <w:t>int port)</w:t>
      </w:r>
      <w:r w:rsidRPr="00C6606E">
        <w:rPr>
          <w:lang w:val="en-US"/>
        </w:rPr>
        <w:t xml:space="preserve"> method which creates and exports a </w:t>
      </w:r>
      <w:r w:rsidRPr="00C6606E">
        <w:rPr>
          <w:rStyle w:val="HTMLCode"/>
          <w:lang w:val="en-US"/>
        </w:rPr>
        <w:t>Registry</w:t>
      </w:r>
      <w:r w:rsidRPr="00C6606E">
        <w:rPr>
          <w:lang w:val="en-US"/>
        </w:rPr>
        <w:t xml:space="preserve"> instance on localhost. A properties file (named </w:t>
      </w:r>
      <w:r w:rsidRPr="00C6606E">
        <w:rPr>
          <w:rStyle w:val="HTMLCode"/>
          <w:lang w:val="en-US"/>
        </w:rPr>
        <w:t>registry.properties</w:t>
      </w:r>
      <w:r w:rsidRPr="00C6606E">
        <w:rPr>
          <w:lang w:val="en-US"/>
        </w:rPr>
        <w:t xml:space="preserve">) should be read from the classpath (see the hint section for details) to get the port the </w:t>
      </w:r>
      <w:r w:rsidRPr="00C6606E">
        <w:rPr>
          <w:rStyle w:val="HTMLCode"/>
          <w:lang w:val="en-US"/>
        </w:rPr>
        <w:t>Registry</w:t>
      </w:r>
      <w:r w:rsidRPr="00C6606E">
        <w:rPr>
          <w:lang w:val="en-US"/>
        </w:rPr>
        <w:t xml:space="preserve"> should accept requests on. The properties file is provided in the template. It also contains the host the </w:t>
      </w:r>
      <w:r w:rsidRPr="00C6606E">
        <w:rPr>
          <w:rStyle w:val="HTMLCode"/>
          <w:lang w:val="en-US"/>
        </w:rPr>
        <w:t>Registry</w:t>
      </w:r>
      <w:r w:rsidRPr="00C6606E">
        <w:rPr>
          <w:lang w:val="en-US"/>
        </w:rPr>
        <w:t xml:space="preserve"> is bound to. This information is vital to the client application that needs to connect to the </w:t>
      </w:r>
      <w:r w:rsidRPr="00C6606E">
        <w:rPr>
          <w:rStyle w:val="HTMLCode"/>
          <w:lang w:val="en-US"/>
        </w:rPr>
        <w:t>Registry</w:t>
      </w:r>
      <w:r w:rsidRPr="00C6606E">
        <w:rPr>
          <w:lang w:val="en-US"/>
        </w:rPr>
        <w:t xml:space="preserve"> using the </w:t>
      </w:r>
      <w:proofErr w:type="gramStart"/>
      <w:r w:rsidRPr="00C6606E">
        <w:rPr>
          <w:rStyle w:val="info"/>
          <w:rFonts w:ascii="Courier New" w:eastAsiaTheme="majorEastAsia" w:hAnsi="Courier New" w:cs="Courier New"/>
          <w:sz w:val="20"/>
          <w:szCs w:val="20"/>
          <w:lang w:val="en-US"/>
        </w:rPr>
        <w:t>LocateRegistry</w:t>
      </w:r>
      <w:r w:rsidRPr="00C6606E">
        <w:rPr>
          <w:rStyle w:val="HTMLCode"/>
          <w:lang w:val="en-US"/>
        </w:rPr>
        <w:t>.getRegistry(</w:t>
      </w:r>
      <w:proofErr w:type="gramEnd"/>
      <w:r w:rsidRPr="00C6606E">
        <w:rPr>
          <w:rStyle w:val="HTMLCode"/>
          <w:lang w:val="en-US"/>
        </w:rPr>
        <w:t>String host,int port)</w:t>
      </w:r>
      <w:r w:rsidRPr="00C6606E">
        <w:rPr>
          <w:lang w:val="en-US"/>
        </w:rPr>
        <w:t xml:space="preserve"> method. Note that a client, in contrast to the management component, need not bind any objects to the </w:t>
      </w:r>
      <w:r w:rsidRPr="00C6606E">
        <w:rPr>
          <w:rStyle w:val="HTMLCode"/>
          <w:lang w:val="en-US"/>
        </w:rPr>
        <w:t>Registry</w:t>
      </w:r>
      <w:r w:rsidRPr="00C6606E">
        <w:rPr>
          <w:lang w:val="en-US"/>
        </w:rPr>
        <w:t xml:space="preserve">. </w:t>
      </w:r>
    </w:p>
    <w:p w:rsidR="00C6606E" w:rsidRPr="00C6606E" w:rsidRDefault="00C6606E" w:rsidP="00C6606E">
      <w:pPr>
        <w:pStyle w:val="vspace"/>
        <w:rPr>
          <w:lang w:val="en-US"/>
        </w:rPr>
      </w:pPr>
      <w:r w:rsidRPr="00C6606E">
        <w:rPr>
          <w:lang w:val="en-US"/>
        </w:rPr>
        <w:t xml:space="preserve">After obtaining a reference to the </w:t>
      </w:r>
      <w:r w:rsidRPr="00C6606E">
        <w:rPr>
          <w:rStyle w:val="HTMLCode"/>
          <w:lang w:val="en-US"/>
        </w:rPr>
        <w:t>Registry</w:t>
      </w:r>
      <w:r w:rsidRPr="00C6606E">
        <w:rPr>
          <w:lang w:val="en-US"/>
        </w:rPr>
        <w:t xml:space="preserve">, this service can be used to bind an RMI remote interface (using the </w:t>
      </w:r>
      <w:proofErr w:type="gramStart"/>
      <w:r w:rsidRPr="00C6606E">
        <w:rPr>
          <w:rStyle w:val="HTMLCode"/>
          <w:lang w:val="en-US"/>
        </w:rPr>
        <w:t>Registry.bind(</w:t>
      </w:r>
      <w:proofErr w:type="gramEnd"/>
      <w:r w:rsidRPr="00C6606E">
        <w:rPr>
          <w:rStyle w:val="HTMLCode"/>
          <w:lang w:val="en-US"/>
        </w:rPr>
        <w:t>String name, Remote obj)</w:t>
      </w:r>
      <w:r w:rsidRPr="00C6606E">
        <w:rPr>
          <w:lang w:val="en-US"/>
        </w:rPr>
        <w:t xml:space="preserve"> method). Remote Interfaces are common Java Interfaces extending the </w:t>
      </w:r>
      <w:r w:rsidRPr="00C6606E">
        <w:rPr>
          <w:rStyle w:val="HTMLCode"/>
          <w:lang w:val="en-US"/>
        </w:rPr>
        <w:t>java.rmi.Remote</w:t>
      </w:r>
      <w:r w:rsidRPr="00C6606E">
        <w:rPr>
          <w:lang w:val="en-US"/>
        </w:rPr>
        <w:t xml:space="preserve"> interface. Methods defined in such an interface may be invoked from different processes or hosts. In our case, we need to bind two objects to the registry: an instance of </w:t>
      </w:r>
      <w:r w:rsidRPr="00C6606E">
        <w:rPr>
          <w:rStyle w:val="info"/>
          <w:rFonts w:eastAsiaTheme="majorEastAsia"/>
          <w:lang w:val="en-US"/>
        </w:rPr>
        <w:t>BillingServer</w:t>
      </w:r>
      <w:r w:rsidRPr="00C6606E">
        <w:rPr>
          <w:lang w:val="en-US"/>
        </w:rPr>
        <w:t xml:space="preserve"> and an instance of </w:t>
      </w:r>
      <w:r w:rsidRPr="00C6606E">
        <w:rPr>
          <w:rStyle w:val="info"/>
          <w:rFonts w:eastAsiaTheme="majorEastAsia"/>
          <w:lang w:val="en-US"/>
        </w:rPr>
        <w:t>AnalyticsServer</w:t>
      </w:r>
      <w:r w:rsidRPr="00C6606E">
        <w:rPr>
          <w:lang w:val="en-US"/>
        </w:rPr>
        <w:t xml:space="preserve">. If you prefer to bind only a single object to the registry, you may choose to implement an additional "facade" object which returns instances of the two server classes (however, this is not required). </w:t>
      </w:r>
    </w:p>
    <w:p w:rsidR="00C6606E" w:rsidRPr="00C6606E" w:rsidRDefault="00C6606E" w:rsidP="00C6606E">
      <w:pPr>
        <w:pStyle w:val="vspace"/>
        <w:rPr>
          <w:lang w:val="en-US"/>
        </w:rPr>
      </w:pPr>
      <w:r w:rsidRPr="00C6606E">
        <w:rPr>
          <w:lang w:val="en-US"/>
        </w:rPr>
        <w:t xml:space="preserve">To make your object remotely available you have to export it. This can either be accomplished by extending </w:t>
      </w:r>
      <w:r w:rsidRPr="00C6606E">
        <w:rPr>
          <w:rStyle w:val="HTMLCode"/>
          <w:lang w:val="en-US"/>
        </w:rPr>
        <w:t>java.rmi.server.</w:t>
      </w:r>
      <w:r w:rsidRPr="00C6606E">
        <w:rPr>
          <w:rStyle w:val="info"/>
          <w:rFonts w:ascii="Courier New" w:eastAsiaTheme="majorEastAsia" w:hAnsi="Courier New" w:cs="Courier New"/>
          <w:sz w:val="20"/>
          <w:szCs w:val="20"/>
          <w:lang w:val="en-US"/>
        </w:rPr>
        <w:t>UnicastRemoteObject</w:t>
      </w:r>
      <w:r w:rsidRPr="00C6606E">
        <w:rPr>
          <w:lang w:val="en-US"/>
        </w:rPr>
        <w:t xml:space="preserve"> or by directly exporting it using the static method </w:t>
      </w:r>
      <w:proofErr w:type="gramStart"/>
      <w:r w:rsidRPr="00C6606E">
        <w:rPr>
          <w:rStyle w:val="info"/>
          <w:rFonts w:ascii="Courier New" w:eastAsiaTheme="majorEastAsia" w:hAnsi="Courier New" w:cs="Courier New"/>
          <w:sz w:val="20"/>
          <w:szCs w:val="20"/>
          <w:lang w:val="en-US"/>
        </w:rPr>
        <w:t>UnicastRemoteObject</w:t>
      </w:r>
      <w:r w:rsidRPr="00C6606E">
        <w:rPr>
          <w:rStyle w:val="HTMLCode"/>
          <w:lang w:val="en-US"/>
        </w:rPr>
        <w:t>.exportObject(</w:t>
      </w:r>
      <w:proofErr w:type="gramEnd"/>
      <w:r w:rsidRPr="00C6606E">
        <w:rPr>
          <w:rStyle w:val="HTMLCode"/>
          <w:lang w:val="en-US"/>
        </w:rPr>
        <w:t>Remote obj, int port)</w:t>
      </w:r>
      <w:r w:rsidRPr="00C6606E">
        <w:rPr>
          <w:lang w:val="en-US"/>
        </w:rPr>
        <w:t xml:space="preserve">. In the latter case, use 0 as port: This way, an available port will be selected automatically. </w:t>
      </w:r>
    </w:p>
    <w:p w:rsidR="00C6606E" w:rsidRPr="00C6606E" w:rsidRDefault="00C6606E" w:rsidP="00C6606E">
      <w:pPr>
        <w:pStyle w:val="vspace"/>
        <w:rPr>
          <w:lang w:val="en-US"/>
        </w:rPr>
      </w:pPr>
      <w:r w:rsidRPr="00C6606E">
        <w:rPr>
          <w:lang w:val="en-US"/>
        </w:rPr>
        <w:t xml:space="preserve">For managing the configurable data (e.g., user credentials) you will have to read a .properties file. The </w:t>
      </w:r>
      <w:r w:rsidRPr="00C6606E">
        <w:rPr>
          <w:rStyle w:val="HTMLCode"/>
          <w:lang w:val="en-US"/>
        </w:rPr>
        <w:t>user.properties</w:t>
      </w:r>
      <w:r w:rsidRPr="00C6606E">
        <w:rPr>
          <w:lang w:val="en-US"/>
        </w:rPr>
        <w:t xml:space="preserve"> file must be located in the server's classpath. A sample user properties file is provided in the template. </w:t>
      </w:r>
    </w:p>
    <w:p w:rsidR="00C6606E" w:rsidRPr="00C6606E" w:rsidRDefault="00C6606E" w:rsidP="00C6606E">
      <w:pPr>
        <w:pStyle w:val="berschrift4"/>
        <w:rPr>
          <w:lang w:val="en-US"/>
        </w:rPr>
      </w:pPr>
      <w:r w:rsidRPr="00C6606E">
        <w:rPr>
          <w:lang w:val="en-US"/>
        </w:rPr>
        <w:t>Bootstrapping and Terminating the System</w:t>
      </w:r>
    </w:p>
    <w:p w:rsidR="00C6606E" w:rsidRPr="00C6606E" w:rsidRDefault="00C6606E" w:rsidP="00C6606E">
      <w:pPr>
        <w:pStyle w:val="vspace"/>
        <w:rPr>
          <w:lang w:val="en-US"/>
        </w:rPr>
      </w:pPr>
      <w:r w:rsidRPr="00C6606E">
        <w:rPr>
          <w:lang w:val="en-US"/>
        </w:rPr>
        <w:t xml:space="preserve">To allow for efficient (automated) testing of your solution, make sure that your system components can be started using both of the following command sequences: </w:t>
      </w:r>
    </w:p>
    <w:p w:rsidR="00C6606E" w:rsidRDefault="00C6606E" w:rsidP="00C6606E">
      <w:pPr>
        <w:numPr>
          <w:ilvl w:val="0"/>
          <w:numId w:val="26"/>
        </w:numPr>
        <w:spacing w:before="100" w:beforeAutospacing="1" w:after="100" w:afterAutospacing="1" w:line="240" w:lineRule="auto"/>
      </w:pPr>
      <w:r>
        <w:rPr>
          <w:rStyle w:val="HTMLCode"/>
          <w:rFonts w:eastAsiaTheme="minorHAnsi"/>
        </w:rPr>
        <w:t>ant run-billing-server</w:t>
      </w:r>
      <w:r>
        <w:t xml:space="preserve"> </w:t>
      </w:r>
    </w:p>
    <w:p w:rsidR="00C6606E" w:rsidRDefault="00C6606E" w:rsidP="00C6606E">
      <w:pPr>
        <w:numPr>
          <w:ilvl w:val="0"/>
          <w:numId w:val="26"/>
        </w:numPr>
        <w:spacing w:before="100" w:beforeAutospacing="1" w:after="100" w:afterAutospacing="1" w:line="240" w:lineRule="auto"/>
      </w:pPr>
      <w:r>
        <w:rPr>
          <w:rStyle w:val="HTMLCode"/>
          <w:rFonts w:eastAsiaTheme="minorHAnsi"/>
        </w:rPr>
        <w:lastRenderedPageBreak/>
        <w:t>ant run-analytics-server</w:t>
      </w:r>
      <w:r>
        <w:t xml:space="preserve"> </w:t>
      </w:r>
    </w:p>
    <w:p w:rsidR="00C6606E" w:rsidRDefault="00C6606E" w:rsidP="00C6606E">
      <w:pPr>
        <w:numPr>
          <w:ilvl w:val="0"/>
          <w:numId w:val="26"/>
        </w:numPr>
        <w:spacing w:before="100" w:beforeAutospacing="1" w:after="100" w:afterAutospacing="1" w:line="240" w:lineRule="auto"/>
      </w:pPr>
      <w:r>
        <w:rPr>
          <w:rStyle w:val="HTMLCode"/>
          <w:rFonts w:eastAsiaTheme="minorHAnsi"/>
        </w:rPr>
        <w:t>ant run-server</w:t>
      </w:r>
      <w:r>
        <w:t xml:space="preserve"> </w:t>
      </w:r>
    </w:p>
    <w:p w:rsidR="00C6606E" w:rsidRDefault="00C6606E" w:rsidP="00C6606E">
      <w:pPr>
        <w:pStyle w:val="vspace"/>
      </w:pPr>
      <w:r>
        <w:t xml:space="preserve">or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run-analytics-server</w:t>
      </w:r>
      <w:r>
        <w:t xml:space="preserve">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run-billing-server</w:t>
      </w:r>
      <w:r>
        <w:t xml:space="preserve"> </w:t>
      </w:r>
    </w:p>
    <w:p w:rsidR="00C6606E" w:rsidRDefault="00C6606E" w:rsidP="00C6606E">
      <w:pPr>
        <w:numPr>
          <w:ilvl w:val="0"/>
          <w:numId w:val="27"/>
        </w:numPr>
        <w:spacing w:before="100" w:beforeAutospacing="1" w:after="100" w:afterAutospacing="1" w:line="240" w:lineRule="auto"/>
      </w:pPr>
      <w:r>
        <w:rPr>
          <w:rStyle w:val="HTMLCode"/>
          <w:rFonts w:eastAsiaTheme="minorHAnsi"/>
        </w:rPr>
        <w:t>ant run-server</w:t>
      </w:r>
      <w:r>
        <w:t xml:space="preserve"> </w:t>
      </w:r>
    </w:p>
    <w:p w:rsidR="00C6606E" w:rsidRPr="00C6606E" w:rsidRDefault="00C6606E" w:rsidP="00C6606E">
      <w:pPr>
        <w:pStyle w:val="vspace"/>
        <w:rPr>
          <w:lang w:val="en-US"/>
        </w:rPr>
      </w:pPr>
      <w:r w:rsidRPr="00C6606E">
        <w:rPr>
          <w:lang w:val="en-US"/>
        </w:rPr>
        <w:t>That is, the billing server and the analytics server are started first (in any order)</w:t>
      </w:r>
      <w:proofErr w:type="gramStart"/>
      <w:r w:rsidRPr="00C6606E">
        <w:rPr>
          <w:lang w:val="en-US"/>
        </w:rPr>
        <w:t>,</w:t>
      </w:r>
      <w:proofErr w:type="gramEnd"/>
      <w:r w:rsidRPr="00C6606E">
        <w:rPr>
          <w:lang w:val="en-US"/>
        </w:rPr>
        <w:t xml:space="preserve"> then the auction server is started. Upon instantiation of the billing server and the analytics server you should check whether the RMI registry is already available, and create a new registry instance if it does not yet exist. You can assume that there is a short delay (3 seconds) between the start of each component. </w:t>
      </w:r>
    </w:p>
    <w:p w:rsidR="00C6606E" w:rsidRPr="00C6606E" w:rsidRDefault="00C6606E" w:rsidP="00C6606E">
      <w:pPr>
        <w:pStyle w:val="vspace"/>
        <w:rPr>
          <w:lang w:val="en-US"/>
        </w:rPr>
      </w:pPr>
      <w:r w:rsidRPr="00C6606E">
        <w:rPr>
          <w:lang w:val="en-US"/>
        </w:rPr>
        <w:t xml:space="preserve">To terminate any of the three components, the </w:t>
      </w:r>
      <w:proofErr w:type="gramStart"/>
      <w:r w:rsidRPr="00C6606E">
        <w:rPr>
          <w:lang w:val="en-US"/>
        </w:rPr>
        <w:t xml:space="preserve">command </w:t>
      </w:r>
      <w:r w:rsidRPr="00C6606E">
        <w:rPr>
          <w:rStyle w:val="HTMLCode"/>
          <w:lang w:val="en-US"/>
        </w:rPr>
        <w:t>!</w:t>
      </w:r>
      <w:proofErr w:type="gramEnd"/>
      <w:r w:rsidRPr="00C6606E">
        <w:rPr>
          <w:rStyle w:val="HTMLCode"/>
          <w:lang w:val="en-US"/>
        </w:rPr>
        <w:t>exit</w:t>
      </w:r>
      <w:r w:rsidRPr="00C6606E">
        <w:rPr>
          <w:lang w:val="en-US"/>
        </w:rPr>
        <w:t xml:space="preserve"> is used in the terminal in which the component is running. Terminating any of the three servers should be handled gracefully in the other components, i.e., if the auction server is unable to communicate with either the analytics server or the billing server, a warning message should be displayed, but the auction server should not terminate or raise/print an exception. Any requests targeted at an unavailable server can simply be dropped. This means that you do </w:t>
      </w:r>
      <w:r w:rsidRPr="00C6606E">
        <w:rPr>
          <w:rStyle w:val="Hervorhebung"/>
          <w:rFonts w:eastAsiaTheme="majorEastAsia"/>
          <w:lang w:val="en-US"/>
        </w:rPr>
        <w:t>not</w:t>
      </w:r>
      <w:r w:rsidRPr="00C6606E">
        <w:rPr>
          <w:lang w:val="en-US"/>
        </w:rPr>
        <w:t xml:space="preserve"> need to store/buffer any requests or events in the auction server until the other servers become available. Simply drop requests or events (with a warning message) if they cannot be forwarded to the target server immediately. </w:t>
      </w:r>
    </w:p>
    <w:p w:rsidR="00C6606E" w:rsidRPr="00C6606E" w:rsidRDefault="00C6606E" w:rsidP="00C6606E">
      <w:pPr>
        <w:pStyle w:val="vspace"/>
        <w:rPr>
          <w:lang w:val="en-US"/>
        </w:rPr>
      </w:pPr>
      <w:r w:rsidRPr="00C6606E">
        <w:rPr>
          <w:lang w:val="en-US"/>
        </w:rPr>
        <w:t xml:space="preserve">The management clients should also be terminated using </w:t>
      </w:r>
      <w:proofErr w:type="gramStart"/>
      <w:r w:rsidRPr="00C6606E">
        <w:rPr>
          <w:lang w:val="en-US"/>
        </w:rPr>
        <w:t xml:space="preserve">the </w:t>
      </w:r>
      <w:r w:rsidRPr="00C6606E">
        <w:rPr>
          <w:rStyle w:val="HTMLCode"/>
          <w:lang w:val="en-US"/>
        </w:rPr>
        <w:t>!</w:t>
      </w:r>
      <w:proofErr w:type="gramEnd"/>
      <w:r w:rsidRPr="00C6606E">
        <w:rPr>
          <w:rStyle w:val="HTMLCode"/>
          <w:lang w:val="en-US"/>
        </w:rPr>
        <w:t>exit</w:t>
      </w:r>
      <w:r w:rsidRPr="00C6606E">
        <w:rPr>
          <w:lang w:val="en-US"/>
        </w:rPr>
        <w:t xml:space="preserve"> command. Make sure to properly clean up all resources before the client terminates. </w:t>
      </w:r>
    </w:p>
    <w:p w:rsidR="00C6606E" w:rsidRPr="00C6606E" w:rsidRDefault="00C6606E" w:rsidP="00C6606E">
      <w:pPr>
        <w:pStyle w:val="berschrift4"/>
        <w:rPr>
          <w:lang w:val="en-US"/>
        </w:rPr>
      </w:pPr>
      <w:r w:rsidRPr="00C6606E">
        <w:rPr>
          <w:lang w:val="en-US"/>
        </w:rPr>
        <w:t>Important Points to Consider</w:t>
      </w:r>
    </w:p>
    <w:p w:rsidR="00C6606E" w:rsidRPr="00C6606E" w:rsidRDefault="00C6606E" w:rsidP="00C6606E">
      <w:pPr>
        <w:pStyle w:val="StandardWeb"/>
        <w:rPr>
          <w:lang w:val="en-US"/>
        </w:rPr>
      </w:pPr>
      <w:r w:rsidRPr="00C6606E">
        <w:rPr>
          <w:lang w:val="en-US"/>
        </w:rPr>
        <w:t xml:space="preserve">Make sure to synchronize the data structures you use to manage price steps, events, etc. Even though RMI hides many concurrency issues from the developer, it cannot help you at this point. You may consult the </w:t>
      </w:r>
      <w:hyperlink r:id="rId13" w:history="1">
        <w:r w:rsidRPr="00C6606E">
          <w:rPr>
            <w:rStyle w:val="Hyperlink"/>
            <w:rFonts w:eastAsiaTheme="minorEastAsia"/>
            <w:lang w:val="en-US"/>
          </w:rPr>
          <w:t>Java Concurrency Tutorial</w:t>
        </w:r>
      </w:hyperlink>
      <w:r w:rsidRPr="00C6606E">
        <w:rPr>
          <w:lang w:val="en-US"/>
        </w:rPr>
        <w:t xml:space="preserve"> to solve this problem. </w:t>
      </w:r>
    </w:p>
    <w:p w:rsidR="00C6606E" w:rsidRPr="00C6606E" w:rsidRDefault="00C6606E" w:rsidP="00C6606E">
      <w:pPr>
        <w:pStyle w:val="vspace"/>
        <w:rPr>
          <w:lang w:val="en-US"/>
        </w:rPr>
      </w:pPr>
      <w:r w:rsidRPr="00C6606E">
        <w:rPr>
          <w:lang w:val="en-US"/>
        </w:rPr>
        <w:t xml:space="preserve">The data needs to be persisted after shutting down the server (e.g. save data to a File). You cannot assume that the management component is up first at all, so the clients have to react on unsuccessful lookup of the management components. </w:t>
      </w:r>
    </w:p>
    <w:p w:rsidR="00C6606E" w:rsidRPr="00C6606E" w:rsidRDefault="00C6606E" w:rsidP="00C6606E">
      <w:pPr>
        <w:pStyle w:val="berschrift4"/>
        <w:rPr>
          <w:lang w:val="en-US"/>
        </w:rPr>
      </w:pPr>
      <w:bookmarkStart w:id="23" w:name="ant"/>
      <w:bookmarkEnd w:id="23"/>
      <w:r w:rsidRPr="00C6606E">
        <w:rPr>
          <w:lang w:val="en-US"/>
        </w:rPr>
        <w:t>Ant template</w:t>
      </w:r>
    </w:p>
    <w:p w:rsidR="00C6606E" w:rsidRPr="00C6606E" w:rsidRDefault="00C6606E" w:rsidP="00C6606E">
      <w:pPr>
        <w:pStyle w:val="StandardWeb"/>
        <w:rPr>
          <w:lang w:val="en-US"/>
        </w:rPr>
      </w:pPr>
      <w:r w:rsidRPr="00C6606E">
        <w:rPr>
          <w:lang w:val="en-US"/>
        </w:rPr>
        <w:t xml:space="preserve">As in the last assignment we provide a </w:t>
      </w:r>
      <w:hyperlink r:id="rId14" w:history="1">
        <w:r w:rsidRPr="00C6606E">
          <w:rPr>
            <w:rStyle w:val="Hyperlink"/>
            <w:rFonts w:eastAsiaTheme="minorEastAsia"/>
            <w:lang w:val="en-US"/>
          </w:rPr>
          <w:t>template</w:t>
        </w:r>
      </w:hyperlink>
      <w:r w:rsidRPr="00C6606E">
        <w:rPr>
          <w:lang w:val="en-US"/>
        </w:rPr>
        <w:t xml:space="preserve"> build file (</w:t>
      </w:r>
      <w:r w:rsidRPr="00C6606E">
        <w:rPr>
          <w:rStyle w:val="HTMLCode"/>
          <w:lang w:val="en-US"/>
        </w:rPr>
        <w:t>build.xml</w:t>
      </w:r>
      <w:r w:rsidRPr="00C6606E">
        <w:rPr>
          <w:lang w:val="en-US"/>
        </w:rPr>
        <w:t>) in which you only have to adjust some class names, ports, and RMI names. Further on we give you the opportunity to use log4j. Do not use any other third-party libraries. Put your source code into the subdirectory "</w:t>
      </w:r>
      <w:r w:rsidRPr="00C6606E">
        <w:rPr>
          <w:rStyle w:val="HTMLCode"/>
          <w:lang w:val="en-US"/>
        </w:rPr>
        <w:t>src</w:t>
      </w:r>
      <w:r w:rsidRPr="00C6606E">
        <w:rPr>
          <w:lang w:val="en-US"/>
        </w:rPr>
        <w:t xml:space="preserve">", the files </w:t>
      </w:r>
      <w:r w:rsidRPr="00C6606E">
        <w:rPr>
          <w:rStyle w:val="HTMLCode"/>
          <w:lang w:val="en-US"/>
        </w:rPr>
        <w:t>registry.properties</w:t>
      </w:r>
      <w:r w:rsidRPr="00C6606E">
        <w:rPr>
          <w:lang w:val="en-US"/>
        </w:rPr>
        <w:t xml:space="preserve">, </w:t>
      </w:r>
      <w:r w:rsidRPr="00C6606E">
        <w:rPr>
          <w:rStyle w:val="HTMLCode"/>
          <w:lang w:val="en-US"/>
        </w:rPr>
        <w:t>loadtest.properties</w:t>
      </w:r>
      <w:r w:rsidRPr="00C6606E">
        <w:rPr>
          <w:lang w:val="en-US"/>
        </w:rPr>
        <w:t xml:space="preserve"> and </w:t>
      </w:r>
      <w:r w:rsidRPr="00C6606E">
        <w:rPr>
          <w:rStyle w:val="HTMLCode"/>
          <w:lang w:val="en-US"/>
        </w:rPr>
        <w:t>user.properties</w:t>
      </w:r>
      <w:r w:rsidRPr="00C6606E">
        <w:rPr>
          <w:lang w:val="en-US"/>
        </w:rPr>
        <w:t xml:space="preserve"> are already in the "</w:t>
      </w:r>
      <w:r w:rsidRPr="00C6606E">
        <w:rPr>
          <w:rStyle w:val="HTMLCode"/>
          <w:lang w:val="en-US"/>
        </w:rPr>
        <w:t>src</w:t>
      </w:r>
      <w:r w:rsidRPr="00C6606E">
        <w:rPr>
          <w:lang w:val="en-US"/>
        </w:rPr>
        <w:t xml:space="preserve">" directory (the ant compile task then copies this file to the build directory). Put the src directory including </w:t>
      </w:r>
      <w:r w:rsidRPr="00C6606E">
        <w:rPr>
          <w:rStyle w:val="HTMLCode"/>
          <w:lang w:val="en-US"/>
        </w:rPr>
        <w:t>registry.properties</w:t>
      </w:r>
      <w:r w:rsidRPr="00C6606E">
        <w:rPr>
          <w:lang w:val="en-US"/>
        </w:rPr>
        <w:t xml:space="preserve"> and </w:t>
      </w:r>
      <w:r w:rsidRPr="00C6606E">
        <w:rPr>
          <w:rStyle w:val="HTMLCode"/>
          <w:lang w:val="en-US"/>
        </w:rPr>
        <w:t>build.xml</w:t>
      </w:r>
      <w:r w:rsidRPr="00C6606E">
        <w:rPr>
          <w:lang w:val="en-US"/>
        </w:rPr>
        <w:t xml:space="preserve"> into your submission.</w:t>
      </w:r>
    </w:p>
    <w:p w:rsidR="00C6606E" w:rsidRPr="00C6606E" w:rsidRDefault="00C6606E" w:rsidP="00C6606E">
      <w:pPr>
        <w:pStyle w:val="vspace"/>
        <w:rPr>
          <w:lang w:val="en-US"/>
        </w:rPr>
      </w:pPr>
      <w:r w:rsidRPr="00C6606E">
        <w:rPr>
          <w:lang w:val="en-US"/>
        </w:rPr>
        <w:t xml:space="preserve">Note that it's </w:t>
      </w:r>
      <w:r w:rsidRPr="00C6606E">
        <w:rPr>
          <w:rStyle w:val="Fett"/>
          <w:lang w:val="en-US"/>
        </w:rPr>
        <w:t>absolutely required</w:t>
      </w:r>
      <w:r w:rsidRPr="00C6606E">
        <w:rPr>
          <w:lang w:val="en-US"/>
        </w:rPr>
        <w:t xml:space="preserve"> that we are able to start your programs with the predefined commands! </w:t>
      </w:r>
    </w:p>
    <w:p w:rsidR="00C6606E" w:rsidRDefault="00C6606E" w:rsidP="00C6606E">
      <w:r>
        <w:lastRenderedPageBreak/>
        <w:pict>
          <v:rect id="_x0000_i1025" style="width:0;height:1.5pt" o:hralign="center" o:hrstd="t" o:hr="t" fillcolor="#a0a0a0" stroked="f"/>
        </w:pict>
      </w:r>
    </w:p>
    <w:p w:rsidR="00C6606E" w:rsidRDefault="00C6606E" w:rsidP="00C6606E">
      <w:pPr>
        <w:pStyle w:val="berschrift3"/>
      </w:pPr>
      <w:bookmarkStart w:id="24" w:name="faq"/>
      <w:bookmarkEnd w:id="24"/>
      <w:r>
        <w:t>Hints &amp; Tricky Parts</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make your object remotely available you have to </w:t>
      </w:r>
      <w:r w:rsidRPr="00C6606E">
        <w:rPr>
          <w:rStyle w:val="Fett"/>
          <w:lang w:val="en-US"/>
        </w:rPr>
        <w:t>export</w:t>
      </w:r>
      <w:r w:rsidRPr="00C6606E">
        <w:rPr>
          <w:lang w:val="en-US"/>
        </w:rPr>
        <w:t xml:space="preserve"> it. This can either be accomplished by extending </w:t>
      </w:r>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r w:rsidRPr="00C6606E">
        <w:rPr>
          <w:lang w:val="en-US"/>
        </w:rPr>
        <w:t xml:space="preserve"> or by directly exporting it using the static method </w:t>
      </w:r>
      <w:proofErr w:type="gramStart"/>
      <w:r w:rsidRPr="00C6606E">
        <w:rPr>
          <w:rStyle w:val="HTMLCode"/>
          <w:rFonts w:eastAsiaTheme="minorHAnsi"/>
          <w:lang w:val="en-US"/>
        </w:rPr>
        <w:t>java.rmi.server.</w:t>
      </w:r>
      <w:r w:rsidRPr="00C6606E">
        <w:rPr>
          <w:rStyle w:val="info"/>
          <w:rFonts w:ascii="Courier New" w:hAnsi="Courier New" w:cs="Courier New"/>
          <w:sz w:val="20"/>
          <w:szCs w:val="20"/>
          <w:lang w:val="en-US"/>
        </w:rPr>
        <w:t>UnicastRemoteObject</w:t>
      </w:r>
      <w:r w:rsidRPr="00C6606E">
        <w:rPr>
          <w:rStyle w:val="HTMLCode"/>
          <w:rFonts w:eastAsiaTheme="minorHAnsi"/>
          <w:lang w:val="en-US"/>
        </w:rPr>
        <w:t>.exportObject(</w:t>
      </w:r>
      <w:proofErr w:type="gramEnd"/>
      <w:r w:rsidRPr="00C6606E">
        <w:rPr>
          <w:rStyle w:val="HTMLCode"/>
          <w:rFonts w:eastAsiaTheme="minorHAnsi"/>
          <w:lang w:val="en-US"/>
        </w:rPr>
        <w:t>Remote obj, int port)</w:t>
      </w:r>
      <w:r w:rsidRPr="00C6606E">
        <w:rPr>
          <w:lang w:val="en-US"/>
        </w:rPr>
        <w:t xml:space="preserve">. Use </w:t>
      </w:r>
      <w:r w:rsidRPr="00C6606E">
        <w:rPr>
          <w:rStyle w:val="HTMLCode"/>
          <w:rFonts w:eastAsiaTheme="minorHAnsi"/>
          <w:lang w:val="en-US"/>
        </w:rPr>
        <w:t>0</w:t>
      </w:r>
      <w:r w:rsidRPr="00C6606E">
        <w:rPr>
          <w:lang w:val="en-US"/>
        </w:rPr>
        <w:t xml:space="preserve"> as port, so any available port is selected by the operating system.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Before shutting down a server or client, unexport all created remote objects using the static method </w:t>
      </w:r>
      <w:proofErr w:type="gramStart"/>
      <w:r w:rsidRPr="00C6606E">
        <w:rPr>
          <w:rStyle w:val="info"/>
          <w:rFonts w:ascii="Courier New" w:hAnsi="Courier New" w:cs="Courier New"/>
          <w:sz w:val="20"/>
          <w:szCs w:val="20"/>
          <w:lang w:val="en-US"/>
        </w:rPr>
        <w:t>UnicastRemoteObject</w:t>
      </w:r>
      <w:r w:rsidRPr="00C6606E">
        <w:rPr>
          <w:rStyle w:val="HTMLCode"/>
          <w:rFonts w:eastAsiaTheme="minorHAnsi"/>
          <w:lang w:val="en-US"/>
        </w:rPr>
        <w:t>.unexportObject(</w:t>
      </w:r>
      <w:proofErr w:type="gramEnd"/>
      <w:r w:rsidRPr="00C6606E">
        <w:rPr>
          <w:rStyle w:val="HTMLCode"/>
          <w:rFonts w:eastAsiaTheme="minorHAnsi"/>
          <w:lang w:val="en-US"/>
        </w:rPr>
        <w:t>Remote obj, boolean force)</w:t>
      </w:r>
      <w:r w:rsidRPr="00C6606E">
        <w:rPr>
          <w:lang w:val="en-US"/>
        </w:rPr>
        <w:t xml:space="preserve"> - otherwise the application may not stop.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Since Java 5 it's not required anymore to create the stubs using the </w:t>
      </w:r>
      <w:r w:rsidRPr="00C6606E">
        <w:rPr>
          <w:rStyle w:val="Fett"/>
          <w:lang w:val="en-US"/>
        </w:rPr>
        <w:t>RMI Compiler</w:t>
      </w:r>
      <w:r w:rsidRPr="00C6606E">
        <w:rPr>
          <w:lang w:val="en-US"/>
        </w:rPr>
        <w:t xml:space="preserve"> (</w:t>
      </w:r>
      <w:r w:rsidRPr="00C6606E">
        <w:rPr>
          <w:rStyle w:val="HTMLCode"/>
          <w:rFonts w:eastAsiaTheme="minorHAnsi"/>
          <w:lang w:val="en-US"/>
        </w:rPr>
        <w:t>rmic</w:t>
      </w:r>
      <w:r w:rsidRPr="00C6606E">
        <w:rPr>
          <w:lang w:val="en-US"/>
        </w:rPr>
        <w:t xml:space="preserve">). Instead java provides an automatic proxy generation facility when exporting the object.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You should not use a Security Manager. So you do not need a policy files.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Take care of </w:t>
      </w:r>
      <w:r w:rsidRPr="00C6606E">
        <w:rPr>
          <w:rStyle w:val="Fett"/>
          <w:lang w:val="en-US"/>
        </w:rPr>
        <w:t>parameters and return values</w:t>
      </w:r>
      <w:r w:rsidRPr="00C6606E">
        <w:rPr>
          <w:lang w:val="en-US"/>
        </w:rPr>
        <w:t xml:space="preserve"> in your remote interfaces. In RMI all parameters and return values except for remote objects are passed per value. This means that the object is transmitted to the other side using the java serialization mechanism. So it's required that all parameter and return values are serializable, primitives or remote objects, otherwise you will experience </w:t>
      </w:r>
      <w:r w:rsidRPr="00C6606E">
        <w:rPr>
          <w:rStyle w:val="HTMLCode"/>
          <w:rFonts w:eastAsiaTheme="minorHAnsi"/>
          <w:lang w:val="en-US"/>
        </w:rPr>
        <w:t>java.rmi.</w:t>
      </w:r>
      <w:r w:rsidRPr="00C6606E">
        <w:rPr>
          <w:rStyle w:val="info"/>
          <w:rFonts w:ascii="Courier New" w:hAnsi="Courier New" w:cs="Courier New"/>
          <w:sz w:val="20"/>
          <w:szCs w:val="20"/>
          <w:lang w:val="en-US"/>
        </w:rPr>
        <w:t>UnmarshalException</w:t>
      </w:r>
      <w:r w:rsidRPr="00C6606E">
        <w:rPr>
          <w:lang w:val="en-US"/>
        </w:rPr>
        <w:t xml:space="preserve">s.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To create a </w:t>
      </w:r>
      <w:r w:rsidRPr="00C6606E">
        <w:rPr>
          <w:rStyle w:val="Fett"/>
          <w:lang w:val="en-US"/>
        </w:rPr>
        <w:t>registry</w:t>
      </w:r>
      <w:r w:rsidRPr="00C6606E">
        <w:rPr>
          <w:lang w:val="en-US"/>
        </w:rPr>
        <w:t xml:space="preserve">, use the static method </w:t>
      </w:r>
      <w:proofErr w:type="gramStart"/>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.createRegistry(</w:t>
      </w:r>
      <w:proofErr w:type="gramEnd"/>
      <w:r w:rsidRPr="00C6606E">
        <w:rPr>
          <w:rStyle w:val="HTMLCode"/>
          <w:rFonts w:eastAsiaTheme="minorHAnsi"/>
          <w:lang w:val="en-US"/>
        </w:rPr>
        <w:t>int port)</w:t>
      </w:r>
      <w:r w:rsidRPr="00C6606E">
        <w:rPr>
          <w:lang w:val="en-US"/>
        </w:rPr>
        <w:t xml:space="preserve">. For obtaining a reference in the client you can use the static method </w:t>
      </w:r>
      <w:proofErr w:type="gramStart"/>
      <w:r w:rsidRPr="00C6606E">
        <w:rPr>
          <w:rStyle w:val="HTMLCode"/>
          <w:rFonts w:eastAsiaTheme="minorHAnsi"/>
          <w:lang w:val="en-US"/>
        </w:rPr>
        <w:t>java.rmi.registry.</w:t>
      </w:r>
      <w:r w:rsidRPr="00C6606E">
        <w:rPr>
          <w:rStyle w:val="info"/>
          <w:rFonts w:ascii="Courier New" w:hAnsi="Courier New" w:cs="Courier New"/>
          <w:sz w:val="20"/>
          <w:szCs w:val="20"/>
          <w:lang w:val="en-US"/>
        </w:rPr>
        <w:t>LocateRegistry</w:t>
      </w:r>
      <w:r w:rsidRPr="00C6606E">
        <w:rPr>
          <w:rStyle w:val="HTMLCode"/>
          <w:rFonts w:eastAsiaTheme="minorHAnsi"/>
          <w:lang w:val="en-US"/>
        </w:rPr>
        <w:t>.getRegistry(</w:t>
      </w:r>
      <w:proofErr w:type="gramEnd"/>
      <w:r w:rsidRPr="00C6606E">
        <w:rPr>
          <w:rStyle w:val="HTMLCode"/>
          <w:rFonts w:eastAsiaTheme="minorHAnsi"/>
          <w:lang w:val="en-US"/>
        </w:rPr>
        <w:t>String hostName, int port)</w:t>
      </w:r>
      <w:r w:rsidRPr="00C6606E">
        <w:rPr>
          <w:lang w:val="en-US"/>
        </w:rPr>
        <w:t xml:space="preserve">. Both hostname and port have to be read from the </w:t>
      </w:r>
      <w:r w:rsidRPr="00C6606E">
        <w:rPr>
          <w:rStyle w:val="HTMLCode"/>
          <w:rFonts w:eastAsiaTheme="minorHAnsi"/>
          <w:lang w:val="en-US"/>
        </w:rPr>
        <w:t>registry.properties</w:t>
      </w:r>
      <w:r w:rsidRPr="00C6606E">
        <w:rPr>
          <w:lang w:val="en-US"/>
        </w:rPr>
        <w:t xml:space="preserve"> file.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We also provide a registry.properties file in the template. Make sure to set the port according to our policy. </w:t>
      </w:r>
    </w:p>
    <w:p w:rsidR="00C6606E" w:rsidRPr="00C6606E" w:rsidRDefault="00C6606E" w:rsidP="00C6606E">
      <w:pPr>
        <w:numPr>
          <w:ilvl w:val="0"/>
          <w:numId w:val="28"/>
        </w:numPr>
        <w:spacing w:before="100" w:beforeAutospacing="1" w:after="100" w:afterAutospacing="1" w:line="240" w:lineRule="auto"/>
        <w:rPr>
          <w:lang w:val="en-US"/>
        </w:rPr>
      </w:pPr>
      <w:r w:rsidRPr="00C6606E">
        <w:rPr>
          <w:lang w:val="en-US"/>
        </w:rPr>
        <w:t xml:space="preserve">Reading in a </w:t>
      </w:r>
      <w:r w:rsidRPr="00C6606E">
        <w:rPr>
          <w:rStyle w:val="Fett"/>
          <w:lang w:val="en-US"/>
        </w:rPr>
        <w:t>properties file</w:t>
      </w:r>
      <w:r w:rsidRPr="00C6606E">
        <w:rPr>
          <w:lang w:val="en-US"/>
        </w:rPr>
        <w:t xml:space="preserve"> from the classpath (without exception handling):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java.io.</w:t>
      </w:r>
      <w:r w:rsidRPr="00C6606E">
        <w:rPr>
          <w:rStyle w:val="info"/>
          <w:rFonts w:ascii="Courier New" w:hAnsi="Courier New" w:cs="Courier New"/>
          <w:sz w:val="20"/>
          <w:szCs w:val="20"/>
          <w:lang w:val="en-US"/>
        </w:rPr>
        <w:t>InputStream</w:t>
      </w:r>
      <w:proofErr w:type="gramEnd"/>
      <w:r w:rsidRPr="00C6606E">
        <w:rPr>
          <w:rStyle w:val="HTMLCode"/>
          <w:rFonts w:eastAsiaTheme="minorHAnsi"/>
          <w:lang w:val="en-US"/>
        </w:rPr>
        <w:t xml:space="preserve"> is = </w:t>
      </w:r>
      <w:r w:rsidRPr="00C6606E">
        <w:rPr>
          <w:rStyle w:val="info"/>
          <w:rFonts w:ascii="Courier New" w:hAnsi="Courier New" w:cs="Courier New"/>
          <w:sz w:val="20"/>
          <w:szCs w:val="20"/>
          <w:lang w:val="en-US"/>
        </w:rPr>
        <w:t>ClassLoader</w:t>
      </w:r>
      <w:r w:rsidRPr="00C6606E">
        <w:rPr>
          <w:rStyle w:val="HTMLCode"/>
          <w:rFonts w:eastAsiaTheme="minorHAnsi"/>
          <w:lang w:val="en-US"/>
        </w:rPr>
        <w:t>.getSystemResourceAsStream("registry.properties");</w:t>
      </w:r>
      <w:r w:rsidRPr="00C6606E">
        <w:rPr>
          <w:lang w:val="en-US"/>
        </w:rPr>
        <w:br/>
      </w:r>
      <w:r w:rsidRPr="00C6606E">
        <w:rPr>
          <w:rStyle w:val="HTMLCode"/>
          <w:rFonts w:eastAsiaTheme="minorHAnsi"/>
          <w:lang w:val="en-US"/>
        </w:rPr>
        <w:t>if (is != null)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java.util.Properties</w:t>
      </w:r>
      <w:proofErr w:type="gramEnd"/>
      <w:r w:rsidRPr="00C6606E">
        <w:rPr>
          <w:rStyle w:val="HTMLCode"/>
          <w:rFonts w:eastAsiaTheme="minorHAnsi"/>
          <w:lang w:val="en-US"/>
        </w:rPr>
        <w:t xml:space="preserve"> props = new java.util.Properties();</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try</w:t>
      </w:r>
      <w:proofErr w:type="gramEnd"/>
      <w:r w:rsidRPr="00C6606E">
        <w:rPr>
          <w:rStyle w:val="HTMLCode"/>
          <w:rFonts w:eastAsiaTheme="minorHAnsi"/>
          <w:lang w:val="en-US"/>
        </w:rPr>
        <w:t xml:space="preserve">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props.load(</w:t>
      </w:r>
      <w:proofErr w:type="gramEnd"/>
      <w:r w:rsidRPr="00C6606E">
        <w:rPr>
          <w:rStyle w:val="HTMLCode"/>
          <w:rFonts w:eastAsiaTheme="minorHAnsi"/>
          <w:lang w:val="en-US"/>
        </w:rPr>
        <w:t>is);</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xml:space="preserve">String registryHost = </w:t>
      </w:r>
      <w:proofErr w:type="gramStart"/>
      <w:r w:rsidRPr="00C6606E">
        <w:rPr>
          <w:rStyle w:val="HTMLCode"/>
          <w:rFonts w:eastAsiaTheme="minorHAnsi"/>
          <w:lang w:val="en-US"/>
        </w:rPr>
        <w:t>props.getProperty(</w:t>
      </w:r>
      <w:proofErr w:type="gramEnd"/>
      <w:r w:rsidRPr="00C6606E">
        <w:rPr>
          <w:rStyle w:val="HTMLCode"/>
          <w:rFonts w:eastAsiaTheme="minorHAnsi"/>
          <w:lang w:val="en-US"/>
        </w:rPr>
        <w:t>"registry.host");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finally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is.close(</w:t>
      </w:r>
      <w:proofErr w:type="gramEnd"/>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w:t>
      </w:r>
      <w:r w:rsidRPr="00C6606E">
        <w:rPr>
          <w:lang w:val="en-US"/>
        </w:rPr>
        <w:t xml:space="preserve"> </w:t>
      </w:r>
    </w:p>
    <w:p w:rsidR="00C6606E" w:rsidRPr="00C6606E" w:rsidRDefault="00C6606E" w:rsidP="00C6606E">
      <w:pPr>
        <w:spacing w:before="100" w:beforeAutospacing="1" w:after="100" w:afterAutospacing="1"/>
        <w:ind w:left="720"/>
        <w:rPr>
          <w:lang w:val="en-US"/>
        </w:rPr>
      </w:pPr>
      <w:r w:rsidRPr="00C6606E">
        <w:rPr>
          <w:rStyle w:val="HTMLCode"/>
          <w:rFonts w:eastAsiaTheme="minorHAnsi"/>
          <w:lang w:val="en-US"/>
        </w:rPr>
        <w:t>} else {</w:t>
      </w:r>
      <w:r w:rsidRPr="00C6606E">
        <w:rPr>
          <w:lang w:val="en-US"/>
        </w:rPr>
        <w:t xml:space="preserve"> </w:t>
      </w:r>
    </w:p>
    <w:p w:rsidR="00C6606E" w:rsidRPr="00C6606E" w:rsidRDefault="00C6606E" w:rsidP="00C6606E">
      <w:pPr>
        <w:spacing w:before="100" w:beforeAutospacing="1" w:after="100" w:afterAutospacing="1"/>
        <w:ind w:left="720"/>
        <w:rPr>
          <w:lang w:val="en-US"/>
        </w:rPr>
      </w:pPr>
      <w:proofErr w:type="gramStart"/>
      <w:r w:rsidRPr="00C6606E">
        <w:rPr>
          <w:rStyle w:val="HTMLCode"/>
          <w:rFonts w:eastAsiaTheme="minorHAnsi"/>
          <w:lang w:val="en-US"/>
        </w:rPr>
        <w:t>System.err.println(</w:t>
      </w:r>
      <w:proofErr w:type="gramEnd"/>
      <w:r w:rsidRPr="00C6606E">
        <w:rPr>
          <w:rStyle w:val="HTMLCode"/>
          <w:rFonts w:eastAsiaTheme="minorHAnsi"/>
          <w:lang w:val="en-US"/>
        </w:rPr>
        <w:t>"Properties file not found!");</w:t>
      </w:r>
      <w:r w:rsidRPr="00C6606E">
        <w:rPr>
          <w:lang w:val="en-US"/>
        </w:rPr>
        <w:t xml:space="preserve"> </w:t>
      </w:r>
    </w:p>
    <w:p w:rsidR="00C6606E" w:rsidRDefault="00C6606E" w:rsidP="00C6606E">
      <w:pPr>
        <w:spacing w:before="100" w:beforeAutospacing="1" w:after="100" w:afterAutospacing="1"/>
        <w:ind w:left="720"/>
      </w:pPr>
      <w:r>
        <w:rPr>
          <w:rStyle w:val="HTMLCode"/>
          <w:rFonts w:eastAsiaTheme="minorHAnsi"/>
        </w:rPr>
        <w:lastRenderedPageBreak/>
        <w:t>}</w:t>
      </w:r>
      <w:r>
        <w:t xml:space="preserve"> </w:t>
      </w:r>
    </w:p>
    <w:p w:rsidR="00C6606E" w:rsidRDefault="00C6606E" w:rsidP="00C6606E">
      <w:pPr>
        <w:spacing w:after="0"/>
      </w:pPr>
      <w:r>
        <w:pict>
          <v:rect id="_x0000_i1026" style="width:0;height:1.5pt" o:hralign="center" o:hrstd="t" o:hr="t" fillcolor="#a0a0a0" stroked="f"/>
        </w:pict>
      </w:r>
    </w:p>
    <w:p w:rsidR="00C6606E" w:rsidRDefault="00C6606E" w:rsidP="00C6606E">
      <w:pPr>
        <w:pStyle w:val="berschrift3"/>
      </w:pPr>
      <w:bookmarkStart w:id="25" w:name="further"/>
      <w:bookmarkEnd w:id="25"/>
      <w:r>
        <w:t>Further Reading Suggestions</w:t>
      </w:r>
    </w:p>
    <w:p w:rsidR="00C6606E" w:rsidRDefault="00C6606E" w:rsidP="00C6606E">
      <w:pPr>
        <w:numPr>
          <w:ilvl w:val="0"/>
          <w:numId w:val="29"/>
        </w:numPr>
        <w:spacing w:before="100" w:beforeAutospacing="1" w:after="100" w:afterAutospacing="1" w:line="240" w:lineRule="auto"/>
      </w:pPr>
      <w:r>
        <w:rPr>
          <w:rStyle w:val="info"/>
          <w:b/>
          <w:bCs/>
        </w:rPr>
        <w:t>APIs</w:t>
      </w:r>
      <w:r>
        <w:rPr>
          <w:rStyle w:val="Fett"/>
        </w:rPr>
        <w:t>:</w:t>
      </w:r>
      <w:r>
        <w:t xml:space="preserve"> </w:t>
      </w:r>
    </w:p>
    <w:p w:rsidR="00C6606E" w:rsidRPr="00C6606E" w:rsidRDefault="00C6606E" w:rsidP="00C6606E">
      <w:pPr>
        <w:numPr>
          <w:ilvl w:val="1"/>
          <w:numId w:val="29"/>
        </w:numPr>
        <w:spacing w:before="100" w:beforeAutospacing="1" w:after="100" w:afterAutospacing="1" w:line="240" w:lineRule="auto"/>
        <w:rPr>
          <w:lang w:val="en-US"/>
        </w:rPr>
      </w:pPr>
      <w:r w:rsidRPr="00C6606E">
        <w:rPr>
          <w:lang w:val="en-US"/>
        </w:rPr>
        <w:t xml:space="preserve">RMI: </w:t>
      </w:r>
      <w:hyperlink r:id="rId15" w:history="1">
        <w:r w:rsidRPr="00C6606E">
          <w:rPr>
            <w:rStyle w:val="Hyperlink"/>
            <w:lang w:val="en-US"/>
          </w:rPr>
          <w:t>Remote API</w:t>
        </w:r>
      </w:hyperlink>
      <w:r w:rsidRPr="00C6606E">
        <w:rPr>
          <w:lang w:val="en-US"/>
        </w:rPr>
        <w:t xml:space="preserve">, </w:t>
      </w:r>
      <w:hyperlink r:id="rId16" w:history="1">
        <w:r w:rsidRPr="00C6606E">
          <w:rPr>
            <w:rStyle w:val="Hyperlink"/>
            <w:lang w:val="en-US"/>
          </w:rPr>
          <w:t>UnicastRemoteObject API</w:t>
        </w:r>
      </w:hyperlink>
      <w:r w:rsidRPr="00C6606E">
        <w:rPr>
          <w:lang w:val="en-US"/>
        </w:rPr>
        <w:t xml:space="preserve">, </w:t>
      </w:r>
      <w:hyperlink r:id="rId17" w:history="1">
        <w:r w:rsidRPr="00C6606E">
          <w:rPr>
            <w:rStyle w:val="Hyperlink"/>
            <w:lang w:val="en-US"/>
          </w:rPr>
          <w:t>Registry API</w:t>
        </w:r>
      </w:hyperlink>
      <w:r w:rsidRPr="00C6606E">
        <w:rPr>
          <w:lang w:val="en-US"/>
        </w:rPr>
        <w:t xml:space="preserve">, </w:t>
      </w:r>
      <w:hyperlink r:id="rId18" w:history="1">
        <w:r w:rsidRPr="00C6606E">
          <w:rPr>
            <w:rStyle w:val="Hyperlink"/>
            <w:lang w:val="en-US"/>
          </w:rPr>
          <w:t>LocateRegistry API</w:t>
        </w:r>
      </w:hyperlink>
      <w:r w:rsidRPr="00C6606E">
        <w:rPr>
          <w:lang w:val="en-US"/>
        </w:rPr>
        <w:t xml:space="preserve"> </w:t>
      </w:r>
    </w:p>
    <w:p w:rsidR="00C6606E" w:rsidRDefault="00C6606E" w:rsidP="00C6606E">
      <w:pPr>
        <w:numPr>
          <w:ilvl w:val="1"/>
          <w:numId w:val="29"/>
        </w:numPr>
        <w:spacing w:before="100" w:beforeAutospacing="1" w:after="100" w:afterAutospacing="1" w:line="240" w:lineRule="auto"/>
      </w:pPr>
      <w:r>
        <w:t xml:space="preserve">Properties: </w:t>
      </w:r>
      <w:hyperlink r:id="rId19" w:history="1">
        <w:r>
          <w:rPr>
            <w:rStyle w:val="Hyperlink"/>
          </w:rPr>
          <w:t>Properties API</w:t>
        </w:r>
      </w:hyperlink>
      <w:r>
        <w:t xml:space="preserve"> </w:t>
      </w:r>
    </w:p>
    <w:p w:rsidR="00C6606E" w:rsidRDefault="00C6606E" w:rsidP="00C6606E">
      <w:pPr>
        <w:numPr>
          <w:ilvl w:val="1"/>
          <w:numId w:val="29"/>
        </w:numPr>
        <w:spacing w:before="100" w:beforeAutospacing="1" w:after="100" w:afterAutospacing="1" w:line="240" w:lineRule="auto"/>
      </w:pPr>
      <w:r>
        <w:t xml:space="preserve">IO: </w:t>
      </w:r>
      <w:hyperlink r:id="rId20" w:history="1">
        <w:r>
          <w:rPr>
            <w:rStyle w:val="Hyperlink"/>
          </w:rPr>
          <w:t>IO Package API</w:t>
        </w:r>
      </w:hyperlink>
      <w:r>
        <w:t xml:space="preserve"> </w:t>
      </w:r>
    </w:p>
    <w:p w:rsidR="00C6606E" w:rsidRDefault="00C6606E" w:rsidP="00C6606E">
      <w:pPr>
        <w:numPr>
          <w:ilvl w:val="0"/>
          <w:numId w:val="29"/>
        </w:numPr>
        <w:spacing w:before="100" w:beforeAutospacing="1" w:after="100" w:afterAutospacing="1" w:line="240" w:lineRule="auto"/>
      </w:pPr>
      <w:r>
        <w:rPr>
          <w:rStyle w:val="Fett"/>
        </w:rPr>
        <w:t>Tutorials</w:t>
      </w:r>
      <w:r>
        <w:t xml:space="preserve"> </w:t>
      </w:r>
    </w:p>
    <w:p w:rsidR="00C6606E" w:rsidRPr="00C6606E" w:rsidRDefault="00C6606E" w:rsidP="00C6606E">
      <w:pPr>
        <w:numPr>
          <w:ilvl w:val="1"/>
          <w:numId w:val="29"/>
        </w:numPr>
        <w:spacing w:before="100" w:beforeAutospacing="1" w:after="100" w:afterAutospacing="1" w:line="240" w:lineRule="auto"/>
        <w:rPr>
          <w:lang w:val="en-US"/>
        </w:rPr>
      </w:pPr>
      <w:hyperlink r:id="rId21" w:anchor="mj86a2f66f92fc91213a3690e4c513bb4e" w:history="1">
        <w:r w:rsidRPr="00C6606E">
          <w:rPr>
            <w:rStyle w:val="Hyperlink"/>
            <w:lang w:val="en-US"/>
          </w:rPr>
          <w:t>JavaInsel RMI Tutorial</w:t>
        </w:r>
      </w:hyperlink>
      <w:r w:rsidRPr="00C6606E">
        <w:rPr>
          <w:lang w:val="en-US"/>
        </w:rPr>
        <w:t xml:space="preserve">: German introduction into RMI programming. </w:t>
      </w:r>
    </w:p>
    <w:p w:rsidR="00C6606E" w:rsidRDefault="00C6606E" w:rsidP="00C6606E">
      <w:r>
        <w:pict>
          <v:rect id="_x0000_i1027" style="width:0;height:1.5pt" o:hralign="center" o:hrstd="t" o:hr="t" fillcolor="#a0a0a0" stroked="f"/>
        </w:pict>
      </w:r>
    </w:p>
    <w:p w:rsidR="00C6606E" w:rsidRDefault="00C6606E" w:rsidP="00C6606E">
      <w:pPr>
        <w:pStyle w:val="berschrift3"/>
      </w:pPr>
      <w:r>
        <w:t>Submission Guide</w:t>
      </w:r>
    </w:p>
    <w:p w:rsidR="00C6606E" w:rsidRDefault="00C6606E" w:rsidP="00C6606E">
      <w:pPr>
        <w:pStyle w:val="berschrift4"/>
      </w:pPr>
      <w:r>
        <w:t>Submission</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Every group </w:t>
      </w:r>
      <w:r w:rsidRPr="00C6606E">
        <w:rPr>
          <w:rStyle w:val="Fett"/>
          <w:lang w:val="en-US"/>
        </w:rPr>
        <w:t>must have</w:t>
      </w:r>
      <w:r w:rsidRPr="00C6606E">
        <w:rPr>
          <w:lang w:val="en-US"/>
        </w:rPr>
        <w:t xml:space="preserve"> its own design/solution! Meta-group solutions will end in massive loss of points!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As for group work usual, a protocol with the UML-Design, the work-sharing, the timetable and test documentation is mandatory!</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Upload your solution as a </w:t>
      </w:r>
      <w:r w:rsidRPr="00C6606E">
        <w:rPr>
          <w:rStyle w:val="Fett"/>
          <w:lang w:val="en-US"/>
        </w:rPr>
        <w:t>ZIP</w:t>
      </w:r>
      <w:r w:rsidRPr="00C6606E">
        <w:rPr>
          <w:lang w:val="en-US"/>
        </w:rPr>
        <w:t xml:space="preserve"> file. Please submit only the sources of your solution and the build.xml file (not the compiled class files and only approved third-party libraries).</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Your submission must compile and run! Use and complete the provided </w:t>
      </w:r>
      <w:r w:rsidRPr="00C6606E">
        <w:rPr>
          <w:rStyle w:val="wikilink"/>
          <w:lang w:val="en-US"/>
        </w:rPr>
        <w:t>ant template</w:t>
      </w:r>
      <w:r w:rsidRPr="00C6606E">
        <w:rPr>
          <w:lang w:val="en-US"/>
        </w:rPr>
        <w:t>.</w:t>
      </w:r>
    </w:p>
    <w:p w:rsidR="00C6606E" w:rsidRPr="00C6606E" w:rsidRDefault="00C6606E" w:rsidP="00C6606E">
      <w:pPr>
        <w:numPr>
          <w:ilvl w:val="0"/>
          <w:numId w:val="30"/>
        </w:numPr>
        <w:spacing w:before="100" w:beforeAutospacing="1" w:after="100" w:afterAutospacing="1" w:line="240" w:lineRule="auto"/>
        <w:rPr>
          <w:lang w:val="en-US"/>
        </w:rPr>
      </w:pPr>
      <w:r w:rsidRPr="00C6606E">
        <w:rPr>
          <w:lang w:val="en-US"/>
        </w:rPr>
        <w:t xml:space="preserve">Before the submission deadline, you can upload your solution as often as you like. Note that any existing submission will be </w:t>
      </w:r>
      <w:r w:rsidRPr="00C6606E">
        <w:rPr>
          <w:rStyle w:val="Fett"/>
          <w:lang w:val="en-US"/>
        </w:rPr>
        <w:t>replaced</w:t>
      </w:r>
      <w:r w:rsidRPr="00C6606E">
        <w:rPr>
          <w:lang w:val="en-US"/>
        </w:rPr>
        <w:t xml:space="preserve"> by uploading a new one.</w:t>
      </w:r>
    </w:p>
    <w:p w:rsidR="00C6606E" w:rsidRDefault="00C6606E" w:rsidP="00C6606E">
      <w:pPr>
        <w:pStyle w:val="berschrift4"/>
      </w:pPr>
      <w:r>
        <w:t>Interviews</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During the implementation there will be review interviews with the teams. Please be aware that the continous implementation will be overseen and evaluated!</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After the submission deadline, there will be a mandatory interview.</w:t>
      </w:r>
    </w:p>
    <w:p w:rsidR="00C6606E" w:rsidRPr="00C6606E" w:rsidRDefault="00C6606E" w:rsidP="00C6606E">
      <w:pPr>
        <w:numPr>
          <w:ilvl w:val="0"/>
          <w:numId w:val="31"/>
        </w:numPr>
        <w:spacing w:before="100" w:beforeAutospacing="1" w:after="100" w:afterAutospacing="1" w:line="240" w:lineRule="auto"/>
        <w:rPr>
          <w:lang w:val="en-US"/>
        </w:rPr>
      </w:pPr>
      <w:r w:rsidRPr="00C6606E">
        <w:rPr>
          <w:lang w:val="en-US"/>
        </w:rPr>
        <w:t xml:space="preserve">The interview will take place in the lesson. During the interview, every group member will be asked about the solution that everyone has uploaded (i.e., </w:t>
      </w:r>
      <w:r w:rsidRPr="00C6606E">
        <w:rPr>
          <w:rStyle w:val="Fett"/>
          <w:lang w:val="en-US"/>
        </w:rPr>
        <w:t>changes after the deadline will not be taken into account! There will be only extrapoints for nice and stable solutions!</w:t>
      </w:r>
      <w:r w:rsidRPr="00C6606E">
        <w:rPr>
          <w:lang w:val="en-US"/>
        </w:rPr>
        <w:t>). In the interview you need to explain the code, design and architecture in detail.</w:t>
      </w:r>
    </w:p>
    <w:p w:rsidR="00C6606E" w:rsidRPr="00C6606E" w:rsidRDefault="00C6606E" w:rsidP="00C6606E">
      <w:pPr>
        <w:pStyle w:val="berschrift4"/>
        <w:rPr>
          <w:lang w:val="en-US"/>
        </w:rPr>
      </w:pPr>
      <w:r w:rsidRPr="00C6606E">
        <w:rPr>
          <w:lang w:val="en-US"/>
        </w:rPr>
        <w:t>Points</w:t>
      </w:r>
    </w:p>
    <w:p w:rsidR="00C6606E" w:rsidRPr="00C6606E" w:rsidRDefault="00C6606E" w:rsidP="00C6606E">
      <w:pPr>
        <w:pStyle w:val="StandardWeb"/>
        <w:rPr>
          <w:lang w:val="en-US"/>
        </w:rPr>
      </w:pPr>
      <w:r w:rsidRPr="00C6606E">
        <w:rPr>
          <w:lang w:val="en-US"/>
        </w:rPr>
        <w:t>Following listing shows you, how many points you can achieve:</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Design(10): usecase, uml-class, activity diagrams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Documentation(10): timetable, explanation, description(JavaDoc), protocol/test documentation</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Implementation(40): exception handling, concurrency, resource handling, performance, functional requirements</w:t>
      </w:r>
    </w:p>
    <w:p w:rsidR="00C6606E" w:rsidRPr="00C6606E" w:rsidRDefault="00C6606E" w:rsidP="00C6606E">
      <w:pPr>
        <w:numPr>
          <w:ilvl w:val="0"/>
          <w:numId w:val="32"/>
        </w:numPr>
        <w:spacing w:before="100" w:beforeAutospacing="1" w:after="100" w:afterAutospacing="1" w:line="240" w:lineRule="auto"/>
        <w:rPr>
          <w:lang w:val="en-US"/>
        </w:rPr>
      </w:pPr>
      <w:r w:rsidRPr="00C6606E">
        <w:rPr>
          <w:lang w:val="en-US"/>
        </w:rPr>
        <w:t>Testing(15): unit-testing, coverage, system-testing, user-acceptance</w:t>
      </w:r>
    </w:p>
    <w:p w:rsidR="004577E3" w:rsidRPr="00C9394E" w:rsidRDefault="00C6606E" w:rsidP="00937A57">
      <w:pPr>
        <w:spacing w:before="240" w:after="0"/>
        <w:jc w:val="right"/>
        <w:rPr>
          <w:lang w:val="en-US"/>
        </w:rPr>
      </w:pPr>
      <w:r w:rsidRPr="00C6606E">
        <w:rPr>
          <w:lang w:val="en-US"/>
        </w:rPr>
        <w:br/>
      </w:r>
      <w:proofErr w:type="gramStart"/>
      <w:r w:rsidRPr="00C6606E">
        <w:rPr>
          <w:lang w:val="en-US"/>
        </w:rPr>
        <w:t>published</w:t>
      </w:r>
      <w:proofErr w:type="gramEnd"/>
      <w:r w:rsidRPr="00C6606E">
        <w:rPr>
          <w:lang w:val="en-US"/>
        </w:rPr>
        <w:t xml:space="preserve"> by: Vienna University of Technology</w:t>
      </w:r>
    </w:p>
    <w:p w:rsidR="00937A57" w:rsidRDefault="004577E3" w:rsidP="004577E3">
      <w:pPr>
        <w:pStyle w:val="Titel"/>
        <w:rPr>
          <w:lang w:val="en-US"/>
        </w:rPr>
      </w:pPr>
      <w:r w:rsidRPr="00C9394E">
        <w:rPr>
          <w:lang w:val="en-US"/>
        </w:rPr>
        <w:lastRenderedPageBreak/>
        <w:t>Designüberlegung</w:t>
      </w:r>
    </w:p>
    <w:p w:rsidR="00937A57" w:rsidRDefault="00937A57" w:rsidP="00937A57">
      <w:pPr>
        <w:pStyle w:val="berschrift1"/>
      </w:pPr>
      <w:r>
        <w:t>AnalyticsServer</w:t>
      </w:r>
    </w:p>
    <w:p w:rsidR="00937A57" w:rsidRDefault="00937A57" w:rsidP="00937A57">
      <w:r>
        <w:t xml:space="preserve">Der AnalyticsServer bekommt Events vom Auction-Server und verarbeitet diese, wenn notwendig,  zu weiteren Events. ManagementClients können sich mittels einer „Subscribe“-Methode beim Analyse-Server für Benachrichtigungen für bestimmte Events anmelden. Dies geschieht mit sogenanntent Regex, </w:t>
      </w:r>
      <w:proofErr w:type="gramStart"/>
      <w:r>
        <w:t>diese</w:t>
      </w:r>
      <w:proofErr w:type="gramEnd"/>
      <w:r>
        <w:t xml:space="preserve"> Überprüfen, ob sie mit einem Event-Typen übereinstimmen, wenn ja, bekommt der Client Benachrichtigungen darüber. Diese Benachrichtigungen werden mittels RMI Call-Back gelöst, das heißt, dass der Client beim Anmelden beim Analyse-Server sein eigenes Remote-Objekt mit der Methode „notify“ übergibt. Wird ein </w:t>
      </w:r>
      <w:proofErr w:type="gramStart"/>
      <w:r>
        <w:t>entsprechendes</w:t>
      </w:r>
      <w:proofErr w:type="gramEnd"/>
      <w:r>
        <w:t xml:space="preserve"> Event getriggert, so werden alle Clients für dieses Event benachrichtigt.</w:t>
      </w:r>
    </w:p>
    <w:p w:rsidR="00937A57" w:rsidRDefault="00937A57" w:rsidP="00937A57">
      <w:r>
        <w:t xml:space="preserve">Intern werden die Clients in einer Map gespeichert. Diese speichert für </w:t>
      </w:r>
      <w:proofErr w:type="gramStart"/>
      <w:r>
        <w:t>jedes</w:t>
      </w:r>
      <w:proofErr w:type="gramEnd"/>
      <w:r>
        <w:t xml:space="preserve"> Event eine weitere Map, welche jeweils Subscription-ID und Clientinterface speichert.</w:t>
      </w:r>
    </w:p>
    <w:p w:rsidR="00937A57" w:rsidRDefault="00937A57" w:rsidP="00937A57">
      <w:r>
        <w:t>Alle Events die vom Auktions-Server an den Analyse-Server geschickt werden, werden in einer ConcurrentQueue gespeichert. Die Events werden anschließend von einem Thread „EventHandler“ bearbeitet. Dieser wartet mit der Methode „queue.take()“ solange, bis in der Liste ein Event steht. Kommt ein Event rein, so wird überprüft ob es zu einem der 3 Typen gehört:</w:t>
      </w:r>
    </w:p>
    <w:p w:rsidR="00937A57" w:rsidRDefault="00937A57" w:rsidP="00937A57">
      <w:pPr>
        <w:pStyle w:val="Listenabsatz"/>
        <w:numPr>
          <w:ilvl w:val="0"/>
          <w:numId w:val="33"/>
        </w:numPr>
      </w:pPr>
      <w:r>
        <w:t>AuctionEvent</w:t>
      </w:r>
    </w:p>
    <w:p w:rsidR="00937A57" w:rsidRDefault="00937A57" w:rsidP="00937A57">
      <w:pPr>
        <w:pStyle w:val="Listenabsatz"/>
        <w:numPr>
          <w:ilvl w:val="0"/>
          <w:numId w:val="33"/>
        </w:numPr>
      </w:pPr>
      <w:r>
        <w:t>UserEvent</w:t>
      </w:r>
    </w:p>
    <w:p w:rsidR="00937A57" w:rsidRDefault="00937A57" w:rsidP="00937A57">
      <w:pPr>
        <w:pStyle w:val="Listenabsatz"/>
        <w:numPr>
          <w:ilvl w:val="0"/>
          <w:numId w:val="33"/>
        </w:numPr>
      </w:pPr>
      <w:r>
        <w:t>BidEvent</w:t>
      </w:r>
    </w:p>
    <w:p w:rsidR="00937A57" w:rsidRDefault="00937A57" w:rsidP="00937A57">
      <w:r>
        <w:t>Für jedes dieser Event-Arten gibt es unterschiedliche Behandlungsmöglichkeiten:</w:t>
      </w:r>
    </w:p>
    <w:p w:rsidR="00937A57" w:rsidRDefault="00937A57" w:rsidP="00937A57">
      <w:pPr>
        <w:rPr>
          <w:b/>
        </w:rPr>
      </w:pPr>
      <w:r>
        <w:rPr>
          <w:b/>
        </w:rPr>
        <w:t>AuctionEvent:</w:t>
      </w:r>
    </w:p>
    <w:p w:rsidR="00937A57" w:rsidRDefault="00937A57" w:rsidP="00937A57">
      <w:r>
        <w:t xml:space="preserve">Wenn es vom Typ Auction_Started ist, so wird </w:t>
      </w:r>
      <w:proofErr w:type="gramStart"/>
      <w:r>
        <w:t>das</w:t>
      </w:r>
      <w:proofErr w:type="gramEnd"/>
      <w:r>
        <w:t xml:space="preserve"> Event in einer Liste gespeichert, damit bei einem eintreffenden Event (Auction_Ended) die Dauer berechnet werden kann.</w:t>
      </w:r>
    </w:p>
    <w:p w:rsidR="00937A57" w:rsidRDefault="00937A57" w:rsidP="00937A57">
      <w:r>
        <w:t xml:space="preserve">Ist es vom Typ Auction_Ended, so wird aus der Liste </w:t>
      </w:r>
      <w:proofErr w:type="gramStart"/>
      <w:r>
        <w:t>das</w:t>
      </w:r>
      <w:proofErr w:type="gramEnd"/>
      <w:r>
        <w:t xml:space="preserve"> Start-Event gesucht und die Dauer berechnet. Des Weiteren wird aus einer Liste mit gebotenen Auktionen gesucht, ob auf diese Auktion geboten wurde, wenn ja, dann wird ein </w:t>
      </w:r>
      <w:proofErr w:type="gramStart"/>
      <w:r>
        <w:t>erfolgreiches</w:t>
      </w:r>
      <w:proofErr w:type="gramEnd"/>
      <w:r>
        <w:t xml:space="preserve"> Event hinzugefügt. Danach werden folgende, weitere Events getriggert:</w:t>
      </w:r>
    </w:p>
    <w:p w:rsidR="00937A57" w:rsidRDefault="00937A57" w:rsidP="00937A57">
      <w:pPr>
        <w:pStyle w:val="Listenabsatz"/>
        <w:numPr>
          <w:ilvl w:val="0"/>
          <w:numId w:val="34"/>
        </w:numPr>
      </w:pPr>
      <w:r>
        <w:t>AuctionSuccessRatio</w:t>
      </w:r>
    </w:p>
    <w:p w:rsidR="00937A57" w:rsidRDefault="00937A57" w:rsidP="00937A57">
      <w:pPr>
        <w:pStyle w:val="Listenabsatz"/>
        <w:numPr>
          <w:ilvl w:val="0"/>
          <w:numId w:val="34"/>
        </w:numPr>
      </w:pPr>
      <w:r>
        <w:t>AuctionTimeAVG</w:t>
      </w:r>
    </w:p>
    <w:p w:rsidR="00937A57" w:rsidRDefault="00937A57" w:rsidP="00937A57">
      <w:pPr>
        <w:rPr>
          <w:b/>
        </w:rPr>
      </w:pPr>
      <w:r>
        <w:rPr>
          <w:b/>
        </w:rPr>
        <w:t>UserEvent:</w:t>
      </w:r>
    </w:p>
    <w:p w:rsidR="00937A57" w:rsidRDefault="00937A57" w:rsidP="00937A57">
      <w:r>
        <w:t xml:space="preserve">Ist es vom Typ User_LOGIN, dann wird </w:t>
      </w:r>
      <w:proofErr w:type="gramStart"/>
      <w:r>
        <w:t>das</w:t>
      </w:r>
      <w:proofErr w:type="gramEnd"/>
      <w:r>
        <w:t xml:space="preserve"> Event in einer Liste gespeichert.</w:t>
      </w:r>
    </w:p>
    <w:p w:rsidR="00937A57" w:rsidRDefault="00937A57" w:rsidP="00937A57">
      <w:r>
        <w:t>Kommt ein Event USER_LOGOUT oder USER_DISCONNECTED, so wird das entsprechende USER_LOGIN Event gesucht, und folgende Events berechnet:</w:t>
      </w:r>
    </w:p>
    <w:p w:rsidR="00937A57" w:rsidRDefault="00937A57" w:rsidP="00937A57">
      <w:pPr>
        <w:pStyle w:val="Listenabsatz"/>
        <w:numPr>
          <w:ilvl w:val="0"/>
          <w:numId w:val="35"/>
        </w:numPr>
      </w:pPr>
      <w:r>
        <w:t>USER_TIME_MIN</w:t>
      </w:r>
    </w:p>
    <w:p w:rsidR="00937A57" w:rsidRDefault="00937A57" w:rsidP="00937A57">
      <w:pPr>
        <w:pStyle w:val="Listenabsatz"/>
        <w:numPr>
          <w:ilvl w:val="0"/>
          <w:numId w:val="35"/>
        </w:numPr>
      </w:pPr>
      <w:r>
        <w:t>USER_TIME_MAX</w:t>
      </w:r>
    </w:p>
    <w:p w:rsidR="00937A57" w:rsidRDefault="00937A57" w:rsidP="00937A57">
      <w:pPr>
        <w:pStyle w:val="Listenabsatz"/>
        <w:numPr>
          <w:ilvl w:val="0"/>
          <w:numId w:val="35"/>
        </w:numPr>
      </w:pPr>
      <w:r>
        <w:lastRenderedPageBreak/>
        <w:t>USER_TIME_AVG</w:t>
      </w:r>
    </w:p>
    <w:p w:rsidR="00937A57" w:rsidRDefault="00937A57" w:rsidP="00937A57">
      <w:pPr>
        <w:rPr>
          <w:b/>
        </w:rPr>
      </w:pPr>
      <w:r>
        <w:rPr>
          <w:b/>
        </w:rPr>
        <w:t>BidEvent:</w:t>
      </w:r>
    </w:p>
    <w:p w:rsidR="00937A57" w:rsidRDefault="00937A57" w:rsidP="00937A57">
      <w:r>
        <w:t>Hier werden nur die Bid_Placed Events behandelt. Wenn ein Bid platziert wurde, so wird die Auktion ID der Liste der gebotenen Auktionen hinzugefügt, um später die erfolgreichen Auktionen zu berechnen.</w:t>
      </w:r>
    </w:p>
    <w:p w:rsidR="00937A57" w:rsidRDefault="00937A57" w:rsidP="00937A57">
      <w:r>
        <w:t xml:space="preserve">Das Ursprungsevent und die berechneten Events werden in einer Queue gespeichert, die von der notify-Methode abgearbeitet wird. Diese Methode prüft auch, dass ein User nur </w:t>
      </w:r>
      <w:proofErr w:type="gramStart"/>
      <w:r>
        <w:t>ein</w:t>
      </w:r>
      <w:proofErr w:type="gramEnd"/>
      <w:r>
        <w:t xml:space="preserve"> Event einmal bekommt. Dies geschieht, indem man alle User die </w:t>
      </w:r>
      <w:proofErr w:type="gramStart"/>
      <w:r>
        <w:t>das</w:t>
      </w:r>
      <w:proofErr w:type="gramEnd"/>
      <w:r>
        <w:t xml:space="preserve"> Event schon haben in ein Set speichert. Ist der User bereits vorhanden, so bekommt er </w:t>
      </w:r>
      <w:proofErr w:type="gramStart"/>
      <w:r>
        <w:t>das</w:t>
      </w:r>
      <w:proofErr w:type="gramEnd"/>
      <w:r>
        <w:t xml:space="preserve"> Event nicht nochmal.</w:t>
      </w:r>
    </w:p>
    <w:p w:rsidR="00937A57" w:rsidRDefault="00937A57" w:rsidP="00937A57">
      <w:pPr>
        <w:rPr>
          <w:b/>
        </w:rPr>
      </w:pPr>
      <w:r>
        <w:rPr>
          <w:b/>
        </w:rPr>
        <w:t>User nicht mehr vorhanden:</w:t>
      </w:r>
    </w:p>
    <w:p w:rsidR="00937A57" w:rsidRPr="00134D24" w:rsidRDefault="00937A57" w:rsidP="00937A57">
      <w:r>
        <w:t>Wenn ein User beim notify nichtmehr vorhanden ist, so wirft die Methode eine RemoteException. Diese wird gefangen. Wenn diese Exception gefangen wird, dann wird der User aus allen Subscriptions entfernt.</w:t>
      </w:r>
    </w:p>
    <w:p w:rsidR="00937A57" w:rsidRDefault="00937A57" w:rsidP="00937A57">
      <w:pPr>
        <w:rPr>
          <w:b/>
        </w:rPr>
      </w:pPr>
      <w:r>
        <w:rPr>
          <w:b/>
        </w:rPr>
        <w:t>Subscription-ID:</w:t>
      </w:r>
    </w:p>
    <w:p w:rsidR="00937A57" w:rsidRDefault="00937A57" w:rsidP="00937A57">
      <w:r>
        <w:t>Eindeutige ID, die einer Anmeldung eines Client zugehörig ist. Mit dieser ID kann sich der Client wieder von Benachrichtigungen anmelden. Diese ist ein Integer der für jeden User hochgezählt wird.</w:t>
      </w:r>
    </w:p>
    <w:p w:rsidR="00937A57" w:rsidRDefault="00937A57" w:rsidP="00937A57">
      <w:pPr>
        <w:rPr>
          <w:b/>
        </w:rPr>
      </w:pPr>
      <w:r>
        <w:rPr>
          <w:b/>
        </w:rPr>
        <w:t>BidCountPerMinute</w:t>
      </w:r>
    </w:p>
    <w:p w:rsidR="00937A57" w:rsidRPr="00420946" w:rsidRDefault="00937A57" w:rsidP="00937A57">
      <w:r>
        <w:t>Um die Bids pro Minute zu berehnen wird ein extra Timer implementiert.  Dieser greift auf die Variable „bidcount“ vom EventHandler zu und berechnet durch die bereits abgelaufene Zeit (die Anzahl der Durchläufe wird als Integer gespeichert) und erstellt das entsprechende BidCountPerMinute Event.</w:t>
      </w:r>
    </w:p>
    <w:p w:rsidR="00937A57" w:rsidRPr="00CB7DBE" w:rsidRDefault="00937A57" w:rsidP="00937A57">
      <w:pPr>
        <w:pStyle w:val="berschrift1"/>
      </w:pPr>
      <w:r w:rsidRPr="00CB7DBE">
        <w:t>Exceptions</w:t>
      </w:r>
    </w:p>
    <w:p w:rsidR="00937A57" w:rsidRPr="00CB7DBE" w:rsidRDefault="00937A57" w:rsidP="00937A57">
      <w:pPr>
        <w:rPr>
          <w:b/>
        </w:rPr>
      </w:pPr>
      <w:r w:rsidRPr="00CB7DBE">
        <w:rPr>
          <w:b/>
        </w:rPr>
        <w:t>AuctionStartedButDidntStartException</w:t>
      </w:r>
    </w:p>
    <w:p w:rsidR="00937A57" w:rsidRDefault="00937A57" w:rsidP="00937A57">
      <w:r w:rsidRPr="00BC0D4C">
        <w:t xml:space="preserve">Exception wird geworfen, wenn eine Auktion beendet wird, die nicht gestartet wurde. </w:t>
      </w:r>
      <w:r>
        <w:t>Dies kann der Fall sein, wenn eine gespeicherte Auktion aus einem File gelesen wird. In diesem Fall wird die Auktion für die Statistik ignoriert.</w:t>
      </w:r>
    </w:p>
    <w:p w:rsidR="00937A57" w:rsidRDefault="00937A57" w:rsidP="00937A57">
      <w:pPr>
        <w:rPr>
          <w:b/>
        </w:rPr>
      </w:pPr>
      <w:r>
        <w:rPr>
          <w:b/>
        </w:rPr>
        <w:t>InvalidUserLogout</w:t>
      </w:r>
    </w:p>
    <w:p w:rsidR="00365A12" w:rsidRPr="00937A57" w:rsidRDefault="00937A57" w:rsidP="00937A57">
      <w:r>
        <w:t>Wird geworfen, wenn sich ein User ausloggt, der sich in dieser Session am AnalyticsServer nicht eingeloggt hat. Wird für diese AnalyticsSession ignoriert.</w:t>
      </w:r>
      <w:r>
        <w:rPr>
          <w:lang w:val="en-US"/>
        </w:rPr>
        <w:br w:type="page"/>
      </w:r>
    </w:p>
    <w:p w:rsidR="00B7474A" w:rsidRDefault="00B7474A" w:rsidP="00B7474A">
      <w:pPr>
        <w:pStyle w:val="berschrift1"/>
      </w:pPr>
      <w:r>
        <w:lastRenderedPageBreak/>
        <w:t>ManagementClient</w:t>
      </w:r>
    </w:p>
    <w:p w:rsidR="00B7474A" w:rsidRPr="00FE6C72" w:rsidRDefault="00B7474A" w:rsidP="00B7474A"/>
    <w:p w:rsidR="00B7474A" w:rsidRDefault="00B7474A" w:rsidP="00B7474A">
      <w:r>
        <w:t>Der ManagementClient baut RMI Connections zum AnalyticsServer und zum BillingServer auf. Wenn dies passiert ist können User diesen ManagementClient mithilfe folgender Kommandos bedienen:</w:t>
      </w:r>
    </w:p>
    <w:p w:rsidR="00B7474A" w:rsidRPr="00250C43" w:rsidRDefault="00B7474A" w:rsidP="00B7474A">
      <w:pPr>
        <w:pStyle w:val="Listenabsatz"/>
        <w:numPr>
          <w:ilvl w:val="0"/>
          <w:numId w:val="36"/>
        </w:numPr>
        <w:rPr>
          <w:rStyle w:val="HTMLCode"/>
          <w:rFonts w:eastAsiaTheme="minorHAnsi"/>
        </w:rPr>
      </w:pPr>
      <w:r>
        <w:rPr>
          <w:rStyle w:val="HTMLCode"/>
          <w:rFonts w:eastAsiaTheme="majorEastAsia"/>
          <w:color w:val="000000"/>
        </w:rPr>
        <w:t>!login &lt;username&gt; &lt;password&gt;</w:t>
      </w:r>
    </w:p>
    <w:p w:rsidR="00B7474A" w:rsidRDefault="00B7474A" w:rsidP="00B7474A">
      <w:pPr>
        <w:ind w:left="708"/>
      </w:pPr>
      <w:r>
        <w:t>Loggt einen User mit username und Passwort am BillingServer ein. Nun ist das ausführen von nachfolgenden Secure-Kommandos möglich.</w:t>
      </w:r>
    </w:p>
    <w:p w:rsidR="00B7474A" w:rsidRPr="00250C43" w:rsidRDefault="00B7474A" w:rsidP="00B7474A">
      <w:r>
        <w:t>Secure-Kommandos an den BillingServer:</w:t>
      </w:r>
    </w:p>
    <w:p w:rsidR="00B7474A" w:rsidRPr="006B3D66" w:rsidRDefault="00B7474A" w:rsidP="00B7474A">
      <w:pPr>
        <w:pStyle w:val="Listenabsatz"/>
        <w:numPr>
          <w:ilvl w:val="0"/>
          <w:numId w:val="36"/>
        </w:numPr>
        <w:spacing w:line="240" w:lineRule="auto"/>
      </w:pPr>
      <w:r>
        <w:rPr>
          <w:rStyle w:val="HTMLCode"/>
          <w:rFonts w:eastAsiaTheme="majorEastAsia"/>
          <w:color w:val="000000"/>
        </w:rPr>
        <w:t>!steps</w:t>
      </w:r>
    </w:p>
    <w:p w:rsidR="00B7474A" w:rsidRDefault="00B7474A" w:rsidP="00B7474A">
      <w:pPr>
        <w:spacing w:line="240" w:lineRule="auto"/>
        <w:ind w:left="708"/>
      </w:pPr>
      <w:r>
        <w:t>Listet alle existierenden „Price Steps“.</w:t>
      </w:r>
    </w:p>
    <w:p w:rsidR="00B7474A" w:rsidRPr="00EA5293" w:rsidRDefault="00B7474A" w:rsidP="00B7474A">
      <w:pPr>
        <w:pStyle w:val="Listenabsatz"/>
        <w:numPr>
          <w:ilvl w:val="0"/>
          <w:numId w:val="36"/>
        </w:numPr>
        <w:spacing w:line="240" w:lineRule="auto"/>
        <w:rPr>
          <w:sz w:val="20"/>
          <w:szCs w:val="20"/>
          <w:lang w:val="en-US"/>
        </w:rPr>
      </w:pPr>
      <w:r w:rsidRPr="00C96E29">
        <w:rPr>
          <w:rFonts w:ascii="Courier New" w:hAnsi="Courier New" w:cs="Courier New"/>
          <w:color w:val="000000"/>
          <w:sz w:val="20"/>
          <w:szCs w:val="20"/>
          <w:lang w:val="en-US"/>
        </w:rPr>
        <w:t>!addStep &lt;startPrice&gt; &lt;endPrice&gt; &lt;fixedPrice&gt; &lt;variablePricePercent&gt;</w:t>
      </w:r>
    </w:p>
    <w:p w:rsidR="00B7474A" w:rsidRDefault="00B7474A" w:rsidP="00B7474A">
      <w:pPr>
        <w:spacing w:line="240" w:lineRule="auto"/>
        <w:ind w:firstLine="708"/>
      </w:pPr>
      <w:r w:rsidRPr="003E1B88">
        <w:t>Fügt einen “Price Step” mit angegebenen Parametern hinzu.</w:t>
      </w:r>
    </w:p>
    <w:p w:rsidR="00B7474A" w:rsidRPr="003E1B88"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removeStep &lt;startPrice&gt; &lt;endPrice&gt;</w:t>
      </w:r>
    </w:p>
    <w:p w:rsidR="00B7474A" w:rsidRDefault="00B7474A" w:rsidP="00B7474A">
      <w:pPr>
        <w:spacing w:line="240" w:lineRule="auto"/>
        <w:ind w:left="708"/>
      </w:pPr>
      <w:r>
        <w:t>Löscht einen bestehenden „Price Step“</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!bill &lt;userName&gt;</w:t>
      </w:r>
    </w:p>
    <w:p w:rsidR="00B7474A" w:rsidRPr="003E1B88" w:rsidRDefault="00B7474A" w:rsidP="00B7474A">
      <w:pPr>
        <w:spacing w:line="240" w:lineRule="auto"/>
        <w:ind w:left="708"/>
      </w:pPr>
      <w:r>
        <w:t>Zeigt die Rechnungen des angegebenen Users an</w:t>
      </w:r>
    </w:p>
    <w:p w:rsidR="00B7474A" w:rsidRPr="006F4753" w:rsidRDefault="00B7474A" w:rsidP="00B7474A">
      <w:pPr>
        <w:pStyle w:val="Listenabsatz"/>
        <w:numPr>
          <w:ilvl w:val="0"/>
          <w:numId w:val="36"/>
        </w:numPr>
        <w:spacing w:line="240" w:lineRule="auto"/>
        <w:rPr>
          <w:rStyle w:val="HTMLCode"/>
          <w:rFonts w:eastAsiaTheme="minorHAnsi"/>
        </w:rPr>
      </w:pPr>
      <w:r>
        <w:rPr>
          <w:rStyle w:val="HTMLCode"/>
          <w:rFonts w:eastAsiaTheme="majorEastAsia"/>
          <w:color w:val="000000"/>
        </w:rPr>
        <w:t>!logout</w:t>
      </w:r>
    </w:p>
    <w:p w:rsidR="00B7474A" w:rsidRPr="006F4753" w:rsidRDefault="00B7474A" w:rsidP="00B7474A">
      <w:pPr>
        <w:spacing w:line="240" w:lineRule="auto"/>
        <w:ind w:firstLine="708"/>
        <w:rPr>
          <w:rStyle w:val="HTMLCode"/>
          <w:rFonts w:eastAsiaTheme="minorHAnsi"/>
        </w:rPr>
      </w:pPr>
      <w:r w:rsidRPr="006F4753">
        <w:rPr>
          <w:rStyle w:val="HTMLCode"/>
          <w:rFonts w:eastAsiaTheme="minorHAnsi"/>
        </w:rPr>
        <w:t>Loggt den user wieder aus</w:t>
      </w:r>
    </w:p>
    <w:p w:rsidR="00B7474A" w:rsidRPr="003E1B88" w:rsidRDefault="00B7474A" w:rsidP="00B7474A">
      <w:r>
        <w:t>Kommandos an den AnalyticsServer:</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!subscribe &lt;filterRegex&gt;</w:t>
      </w:r>
    </w:p>
    <w:p w:rsidR="00B7474A" w:rsidRPr="006F4753" w:rsidRDefault="00B7474A" w:rsidP="00B7474A">
      <w:pPr>
        <w:ind w:left="708"/>
      </w:pPr>
      <w:r>
        <w:t>Meldet den User füe Events mit einem bestimmten Filter an.</w:t>
      </w:r>
    </w:p>
    <w:p w:rsidR="00B7474A" w:rsidRPr="006F4753" w:rsidRDefault="00B7474A" w:rsidP="00B7474A">
      <w:pPr>
        <w:pStyle w:val="Listenabsatz"/>
        <w:numPr>
          <w:ilvl w:val="0"/>
          <w:numId w:val="36"/>
        </w:numPr>
        <w:spacing w:line="240" w:lineRule="auto"/>
        <w:rPr>
          <w:sz w:val="20"/>
          <w:szCs w:val="20"/>
        </w:rPr>
      </w:pPr>
      <w:r w:rsidRPr="003E1B88">
        <w:rPr>
          <w:rFonts w:ascii="Courier New" w:hAnsi="Courier New" w:cs="Courier New"/>
          <w:color w:val="000000"/>
          <w:sz w:val="20"/>
          <w:szCs w:val="20"/>
        </w:rPr>
        <w:t>!unsubscribe &lt;subscriptionID&gt;</w:t>
      </w:r>
    </w:p>
    <w:p w:rsidR="00B7474A" w:rsidRPr="006F4753" w:rsidRDefault="00B7474A" w:rsidP="00B7474A">
      <w:pPr>
        <w:ind w:left="708"/>
      </w:pPr>
      <w:r>
        <w:t>Meldet den User von einer Anmeldung mit der angegebenen ID ab.</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!auto</w:t>
      </w:r>
    </w:p>
    <w:p w:rsidR="00B7474A" w:rsidRPr="006F4753" w:rsidRDefault="00B7474A" w:rsidP="00B7474A">
      <w:pPr>
        <w:ind w:left="708"/>
      </w:pPr>
      <w:r>
        <w:t>Durch diesen Befehl werden alle erhaltenen Events automatisch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!print</w:t>
      </w:r>
    </w:p>
    <w:p w:rsidR="00B7474A" w:rsidRPr="006F4753" w:rsidRDefault="00B7474A" w:rsidP="00B7474A">
      <w:pPr>
        <w:ind w:left="708"/>
      </w:pPr>
      <w:r>
        <w:t>Durch diesen Befehl werden alle erhaltenen Events gespeichert, jedoch nicht ausgegeben.</w:t>
      </w:r>
    </w:p>
    <w:p w:rsidR="00B7474A" w:rsidRPr="006F4753" w:rsidRDefault="00B7474A" w:rsidP="00B7474A">
      <w:pPr>
        <w:pStyle w:val="Listenabsatz"/>
        <w:numPr>
          <w:ilvl w:val="0"/>
          <w:numId w:val="36"/>
        </w:numPr>
        <w:spacing w:line="240" w:lineRule="auto"/>
        <w:rPr>
          <w:sz w:val="20"/>
          <w:szCs w:val="20"/>
        </w:rPr>
      </w:pPr>
      <w:r>
        <w:rPr>
          <w:rFonts w:ascii="Courier New" w:hAnsi="Courier New" w:cs="Courier New"/>
          <w:color w:val="000000"/>
          <w:sz w:val="20"/>
          <w:szCs w:val="20"/>
        </w:rPr>
        <w:t>!hide</w:t>
      </w:r>
    </w:p>
    <w:p w:rsidR="00B7474A" w:rsidRDefault="00B7474A" w:rsidP="00B7474A">
      <w:pPr>
        <w:ind w:left="708"/>
      </w:pPr>
      <w:r>
        <w:t>Durch diesen Befehl werden alle gespeicherten Events ausgegeben.</w:t>
      </w:r>
    </w:p>
    <w:p w:rsidR="00B7474A" w:rsidRDefault="00B7474A" w:rsidP="00B7474A">
      <w:r>
        <w:t xml:space="preserve">Die Commands wurden durch das Command-Pattern umgesetzt, darauf ergibt sich ein Interface Command, eine abstrakte Klasse SecureCommand, welche Command implementiert, eine </w:t>
      </w:r>
      <w:r>
        <w:lastRenderedPageBreak/>
        <w:t xml:space="preserve">CommandFactory in welcher die jeweiligenCommands, abhängig vom UserInput, erstellt werden sowie alle benötigten Commands. (AddStep, RemoveStep, Steps, Logout, </w:t>
      </w:r>
    </w:p>
    <w:p w:rsidR="00B7474A" w:rsidRPr="00B7474A" w:rsidRDefault="00B7474A" w:rsidP="00B7474A">
      <w:pPr>
        <w:pStyle w:val="berschrift1"/>
      </w:pPr>
      <w:r w:rsidRPr="00B7474A">
        <w:t>LoadTester</w:t>
      </w:r>
    </w:p>
    <w:p w:rsidR="00B7474A" w:rsidRDefault="00B7474A" w:rsidP="00B7474A">
      <w:r w:rsidRPr="00E71142">
        <w:t>Der LoadtestingComponent dient dazu, die Robust</w:t>
      </w:r>
      <w:r>
        <w:t>heit und Skalierbarkeit des AuktionsSystems zu testen.</w:t>
      </w:r>
    </w:p>
    <w:p w:rsidR="00B7474A" w:rsidRDefault="00B7474A" w:rsidP="00B7474A">
      <w:r>
        <w:t>Es gibt hierzu ein loadtest.properties File, welches die Test-Parameter festlegt.</w:t>
      </w:r>
    </w:p>
    <w:p w:rsidR="00B7474A" w:rsidRPr="00B01562" w:rsidRDefault="00B7474A" w:rsidP="00B7474A">
      <w:pPr>
        <w:rPr>
          <w:lang w:val="en-US"/>
        </w:rPr>
      </w:pPr>
      <w:r w:rsidRPr="00B01562">
        <w:rPr>
          <w:lang w:val="en-US"/>
        </w:rPr>
        <w:t>Bsp:</w:t>
      </w:r>
    </w:p>
    <w:p w:rsidR="00B7474A" w:rsidRPr="00E71142" w:rsidRDefault="00B7474A" w:rsidP="00B7474A">
      <w:pPr>
        <w:autoSpaceDE w:val="0"/>
        <w:autoSpaceDN w:val="0"/>
        <w:adjustRightInd w:val="0"/>
        <w:spacing w:after="0" w:line="240" w:lineRule="auto"/>
        <w:rPr>
          <w:rFonts w:ascii="Consolas" w:hAnsi="Consolas" w:cs="Consolas"/>
          <w:sz w:val="20"/>
          <w:szCs w:val="20"/>
          <w:lang w:val="en-US"/>
        </w:rPr>
      </w:pPr>
      <w:r w:rsidRPr="00E71142">
        <w:rPr>
          <w:rFonts w:ascii="Consolas" w:hAnsi="Consolas" w:cs="Consolas"/>
          <w:color w:val="3F7F5F"/>
          <w:sz w:val="20"/>
          <w:szCs w:val="20"/>
          <w:lang w:val="en-US"/>
        </w:rPr>
        <w:t># TODO: adjust these values</w:t>
      </w:r>
    </w:p>
    <w:p w:rsidR="00B7474A" w:rsidRPr="00B01562" w:rsidRDefault="00B7474A" w:rsidP="00B7474A">
      <w:pPr>
        <w:autoSpaceDE w:val="0"/>
        <w:autoSpaceDN w:val="0"/>
        <w:adjustRightInd w:val="0"/>
        <w:spacing w:after="0" w:line="240" w:lineRule="auto"/>
        <w:rPr>
          <w:rFonts w:ascii="Consolas" w:hAnsi="Consolas" w:cs="Consolas"/>
          <w:sz w:val="20"/>
          <w:szCs w:val="20"/>
          <w:lang w:val="en-US"/>
        </w:rPr>
      </w:pPr>
      <w:proofErr w:type="gramStart"/>
      <w:r w:rsidRPr="00B01562">
        <w:rPr>
          <w:rFonts w:ascii="Consolas" w:hAnsi="Consolas" w:cs="Consolas"/>
          <w:color w:val="000000"/>
          <w:sz w:val="20"/>
          <w:szCs w:val="20"/>
          <w:lang w:val="en-US"/>
        </w:rPr>
        <w:t>clients</w:t>
      </w:r>
      <w:proofErr w:type="gramEnd"/>
      <w:r w:rsidRPr="00B01562">
        <w:rPr>
          <w:rFonts w:ascii="Consolas" w:hAnsi="Consolas" w:cs="Consolas"/>
          <w:color w:val="000000"/>
          <w:sz w:val="20"/>
          <w:szCs w:val="20"/>
          <w:lang w:val="en-US"/>
        </w:rPr>
        <w:t xml:space="preserve"> = </w:t>
      </w:r>
      <w:r w:rsidRPr="00B01562">
        <w:rPr>
          <w:rFonts w:ascii="Consolas" w:hAnsi="Consolas" w:cs="Consolas"/>
          <w:color w:val="2A00FF"/>
          <w:sz w:val="20"/>
          <w:szCs w:val="20"/>
          <w:lang w:val="en-US"/>
        </w:rPr>
        <w:t>100</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auctionsPerMin = </w:t>
      </w:r>
      <w:r>
        <w:rPr>
          <w:rFonts w:ascii="Consolas" w:hAnsi="Consolas" w:cs="Consolas"/>
          <w:color w:val="2A00FF"/>
          <w:sz w:val="20"/>
          <w:szCs w:val="20"/>
        </w:rPr>
        <w:t>1</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auctionDuration = </w:t>
      </w:r>
      <w:r>
        <w:rPr>
          <w:rFonts w:ascii="Consolas" w:hAnsi="Consolas" w:cs="Consolas"/>
          <w:color w:val="2A00FF"/>
          <w:sz w:val="20"/>
          <w:szCs w:val="20"/>
        </w:rPr>
        <w:t>2*60</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updateIntervalSec: </w:t>
      </w:r>
      <w:r>
        <w:rPr>
          <w:rFonts w:ascii="Consolas" w:hAnsi="Consolas" w:cs="Consolas"/>
          <w:color w:val="2A00FF"/>
          <w:sz w:val="20"/>
          <w:szCs w:val="20"/>
        </w:rPr>
        <w:t>20</w:t>
      </w:r>
    </w:p>
    <w:p w:rsidR="00B7474A" w:rsidRDefault="00B7474A" w:rsidP="00B747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bidsPerMin = </w:t>
      </w:r>
      <w:r>
        <w:rPr>
          <w:rFonts w:ascii="Consolas" w:hAnsi="Consolas" w:cs="Consolas"/>
          <w:color w:val="2A00FF"/>
          <w:sz w:val="20"/>
          <w:szCs w:val="20"/>
        </w:rPr>
        <w:t>2</w:t>
      </w:r>
    </w:p>
    <w:p w:rsidR="00B7474A" w:rsidRDefault="00B7474A" w:rsidP="00B7474A">
      <w:pPr>
        <w:autoSpaceDE w:val="0"/>
        <w:autoSpaceDN w:val="0"/>
        <w:adjustRightInd w:val="0"/>
        <w:spacing w:after="0" w:line="240" w:lineRule="auto"/>
        <w:rPr>
          <w:rFonts w:ascii="Consolas" w:hAnsi="Consolas" w:cs="Consolas"/>
          <w:sz w:val="20"/>
          <w:szCs w:val="20"/>
        </w:rPr>
      </w:pPr>
    </w:p>
    <w:p w:rsidR="00B7474A" w:rsidRDefault="00B7474A" w:rsidP="00B7474A">
      <w:r>
        <w:t>Die Properties Klasse bietet die Funktionalität, ein solches File auszulesen und ebendiese Parameter zu speichern.</w:t>
      </w:r>
    </w:p>
    <w:p w:rsidR="00B7474A" w:rsidRDefault="00B7474A" w:rsidP="00B7474A">
      <w:r>
        <w:t>Die LoadTest Klasse liest nun diese Parameter aus, und erstellt die gewünschte Menge an Clients.</w:t>
      </w:r>
    </w:p>
    <w:p w:rsidR="00B7474A" w:rsidRDefault="00B7474A" w:rsidP="00B7474A">
      <w:r>
        <w:t>Von jedem dieser Clients werden mithilfe des TaskExecutors die betreffenden Befhle in den gewünschten Intervallen ausgeführt.</w:t>
      </w:r>
    </w:p>
    <w:p w:rsidR="00B7474A" w:rsidRDefault="00B7474A" w:rsidP="00B7474A"/>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ConcurrentSkipListMap&lt;CompositeKey,PriceStep&gt; </w:t>
      </w:r>
      <w:r w:rsidRPr="000E775D">
        <w:rPr>
          <w:rFonts w:ascii="Courier New" w:hAnsi="Courier New" w:cs="Courier New"/>
          <w:i/>
          <w:color w:val="0000C0"/>
          <w:sz w:val="20"/>
          <w:szCs w:val="20"/>
          <w:lang w:val="en-US"/>
        </w:rPr>
        <w:t>priceSteps</w:t>
      </w:r>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r w:rsidRPr="00F63473">
        <w:rPr>
          <w:rFonts w:ascii="Arial" w:hAnsi="Arial" w:cs="Arial"/>
          <w:lang w:val="en-US"/>
        </w:rPr>
        <w:t xml:space="preserve">CompositeKey has 2 attributes (pk’s):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r w:rsidR="007D0671">
        <w:rPr>
          <w:rFonts w:ascii="Arial" w:hAnsi="Arial" w:cs="Arial"/>
          <w:lang w:val="en-US"/>
        </w:rPr>
        <w:t xml:space="preserve"> The shutdown method saves data persistent to a file.</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ConcurrentHashMap&lt;String,Bill&gt;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LinkedList&lt;BillingLine&gt;, which holds all BillingLines.</w:t>
      </w:r>
      <w:r w:rsidR="007D0671">
        <w:rPr>
          <w:rFonts w:ascii="Arial" w:hAnsi="Arial" w:cs="Arial"/>
          <w:color w:val="000000"/>
          <w:sz w:val="20"/>
          <w:szCs w:val="20"/>
          <w:lang w:val="en-US"/>
        </w:rPr>
        <w:t xml:space="preserve"> </w:t>
      </w:r>
      <w:r w:rsidR="007D0671">
        <w:rPr>
          <w:rFonts w:ascii="Arial" w:hAnsi="Arial" w:cs="Arial"/>
          <w:lang w:val="en-US"/>
        </w:rPr>
        <w:t>The shutdown method saves data persistent to a file</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r w:rsidRPr="00F63473">
        <w:rPr>
          <w:rFonts w:ascii="Arial" w:hAnsi="Arial" w:cs="Arial"/>
          <w:lang w:val="en-US"/>
        </w:rPr>
        <w:t>IllegalValueException ()</w:t>
      </w:r>
    </w:p>
    <w:p w:rsidR="00F63473" w:rsidRDefault="00F63473" w:rsidP="00F63473">
      <w:pPr>
        <w:spacing w:after="0"/>
        <w:rPr>
          <w:rFonts w:ascii="Arial" w:hAnsi="Arial" w:cs="Arial"/>
          <w:lang w:val="en-US"/>
        </w:rPr>
      </w:pPr>
      <w:r w:rsidRPr="00F63473">
        <w:rPr>
          <w:rFonts w:ascii="Arial" w:hAnsi="Arial" w:cs="Arial"/>
          <w:lang w:val="en-US"/>
        </w:rPr>
        <w:lastRenderedPageBreak/>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proofErr w:type="gramStart"/>
      <w:r>
        <w:rPr>
          <w:rFonts w:ascii="Arial" w:hAnsi="Arial" w:cs="Arial"/>
          <w:lang w:val="en-US"/>
        </w:rPr>
        <w:t>values</w:t>
      </w:r>
      <w:proofErr w:type="gramEnd"/>
      <w:r>
        <w:rPr>
          <w:rFonts w:ascii="Arial" w:hAnsi="Arial" w:cs="Arial"/>
          <w:lang w:val="en-US"/>
        </w:rPr>
        <w:t xml:space="preserve"> below zero</w:t>
      </w:r>
    </w:p>
    <w:p w:rsidR="00F63473" w:rsidRDefault="00F63473" w:rsidP="00F63473">
      <w:pPr>
        <w:spacing w:after="0"/>
        <w:ind w:firstLine="708"/>
        <w:rPr>
          <w:rFonts w:ascii="Arial" w:hAnsi="Arial" w:cs="Arial"/>
          <w:lang w:val="en-US"/>
        </w:rPr>
      </w:pPr>
      <w:proofErr w:type="gramStart"/>
      <w:r w:rsidRPr="00F63473">
        <w:rPr>
          <w:rFonts w:ascii="Arial" w:hAnsi="Arial" w:cs="Arial"/>
          <w:lang w:val="en-US"/>
        </w:rPr>
        <w:t>endprice</w:t>
      </w:r>
      <w:proofErr w:type="gramEnd"/>
      <w:r w:rsidRPr="00F63473">
        <w:rPr>
          <w:rFonts w:ascii="Arial" w:hAnsi="Arial" w:cs="Arial"/>
          <w:lang w:val="en-US"/>
        </w:rPr>
        <w:t xml:space="preserve"> must be bigger than startprice</w:t>
      </w:r>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gramStart"/>
      <w:r w:rsidRPr="00F63473">
        <w:rPr>
          <w:rFonts w:ascii="Arial" w:hAnsi="Arial" w:cs="Arial"/>
          <w:lang w:val="en-US"/>
        </w:rPr>
        <w:t>PriceStepIntervalOverlapException</w:t>
      </w:r>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p>
    <w:p w:rsidR="000D309E" w:rsidRPr="000D309E" w:rsidRDefault="000D309E" w:rsidP="000D309E">
      <w:pPr>
        <w:pStyle w:val="berschrift2"/>
        <w:rPr>
          <w:lang w:val="en-US"/>
        </w:rPr>
      </w:pPr>
      <w:r>
        <w:rPr>
          <w:lang w:val="en-US"/>
        </w:rPr>
        <w:t>InitRMI</w:t>
      </w:r>
    </w:p>
    <w:p w:rsidR="000D309E" w:rsidRDefault="000D309E" w:rsidP="000D309E">
      <w:r>
        <w:rPr>
          <w:lang w:val="en-GB"/>
        </w:rPr>
        <w:t>InitRMI is a class that is written to encapsulate almost all uses of RMI in this Project. It has centralised Exception handling a</w:t>
      </w:r>
      <w:bookmarkStart w:id="26" w:name="__DdeLink__39_1046721865"/>
      <w:bookmarkEnd w:id="26"/>
      <w:r>
        <w:rPr>
          <w:lang w:val="en-GB"/>
        </w:rPr>
        <w:t xml:space="preserve">nd uses </w:t>
      </w:r>
      <w:proofErr w:type="gramStart"/>
      <w:r>
        <w:rPr>
          <w:lang w:val="en-GB"/>
        </w:rPr>
        <w:t>an</w:t>
      </w:r>
      <w:proofErr w:type="gramEnd"/>
      <w:r>
        <w:rPr>
          <w:lang w:val="en-GB"/>
        </w:rPr>
        <w:t xml:space="preserve"> Properties object. Not Multithreadingsave.</w:t>
      </w:r>
    </w:p>
    <w:p w:rsidR="000D309E" w:rsidRDefault="000D309E" w:rsidP="000D309E">
      <w:pPr>
        <w:pStyle w:val="berschrift1"/>
      </w:pPr>
      <w:proofErr w:type="gramStart"/>
      <w:r>
        <w:rPr>
          <w:lang w:val="en-GB"/>
        </w:rPr>
        <w:t>init(</w:t>
      </w:r>
      <w:proofErr w:type="gramEnd"/>
      <w:r>
        <w:rPr>
          <w:lang w:val="en-GB"/>
        </w:rPr>
        <w:t>);</w:t>
      </w:r>
    </w:p>
    <w:p w:rsidR="000D309E" w:rsidRDefault="000D309E" w:rsidP="000D309E"/>
    <w:p w:rsidR="000D309E" w:rsidRPr="000D309E" w:rsidRDefault="000D309E" w:rsidP="000D309E">
      <w:pPr>
        <w:rPr>
          <w:lang w:val="en-US"/>
        </w:rPr>
      </w:pPr>
      <w:proofErr w:type="gramStart"/>
      <w:r>
        <w:rPr>
          <w:lang w:val="en-GB"/>
        </w:rPr>
        <w:t>Initialises everything that's needed for further Actions and is in correlation with RMI.</w:t>
      </w:r>
      <w:proofErr w:type="gramEnd"/>
      <w:r>
        <w:rPr>
          <w:lang w:val="en-GB"/>
        </w:rPr>
        <w:t xml:space="preserve"> If any other Method (except constructors) is called before this Method, this Method will be called.</w:t>
      </w:r>
    </w:p>
    <w:p w:rsidR="000D309E" w:rsidRPr="000D309E" w:rsidRDefault="000D309E" w:rsidP="000D309E">
      <w:pPr>
        <w:pStyle w:val="berschrift1"/>
        <w:rPr>
          <w:lang w:val="en-US"/>
        </w:rPr>
      </w:pPr>
      <w:r>
        <w:rPr>
          <w:lang w:val="en-GB"/>
        </w:rPr>
        <w:t>Lookup</w:t>
      </w:r>
    </w:p>
    <w:p w:rsidR="000D309E" w:rsidRPr="000D309E" w:rsidRDefault="000D309E" w:rsidP="000D309E">
      <w:pPr>
        <w:rPr>
          <w:lang w:val="en-US"/>
        </w:rPr>
      </w:pPr>
      <w:r>
        <w:rPr>
          <w:lang w:val="en-GB"/>
        </w:rPr>
        <w:t xml:space="preserve">Looks up and </w:t>
      </w:r>
      <w:proofErr w:type="gramStart"/>
      <w:r>
        <w:rPr>
          <w:lang w:val="en-GB"/>
        </w:rPr>
        <w:t>a returns</w:t>
      </w:r>
      <w:proofErr w:type="gramEnd"/>
      <w:r>
        <w:rPr>
          <w:lang w:val="en-GB"/>
        </w:rPr>
        <w:t xml:space="preserve"> the wanted Remote Object identified by the passed Argument.</w:t>
      </w:r>
    </w:p>
    <w:p w:rsidR="000D309E" w:rsidRPr="000D309E" w:rsidRDefault="000D309E" w:rsidP="000D309E">
      <w:pPr>
        <w:pStyle w:val="berschrift1"/>
        <w:rPr>
          <w:lang w:val="en-US"/>
        </w:rPr>
      </w:pPr>
      <w:r>
        <w:rPr>
          <w:lang w:val="en-GB"/>
        </w:rPr>
        <w:t>Unexport</w:t>
      </w:r>
    </w:p>
    <w:p w:rsidR="000D309E" w:rsidRPr="000D309E" w:rsidRDefault="000D309E" w:rsidP="000D309E">
      <w:pPr>
        <w:rPr>
          <w:lang w:val="en-US"/>
        </w:rPr>
      </w:pPr>
      <w:r>
        <w:rPr>
          <w:lang w:val="en-GB"/>
        </w:rPr>
        <w:t xml:space="preserve">Unexports </w:t>
      </w:r>
      <w:proofErr w:type="gramStart"/>
      <w:r>
        <w:rPr>
          <w:lang w:val="en-GB"/>
        </w:rPr>
        <w:t>an</w:t>
      </w:r>
      <w:proofErr w:type="gramEnd"/>
      <w:r>
        <w:rPr>
          <w:lang w:val="en-GB"/>
        </w:rPr>
        <w:t xml:space="preserve"> Remote Object, passed as Argument.</w:t>
      </w:r>
    </w:p>
    <w:p w:rsidR="000D309E" w:rsidRPr="000D309E" w:rsidRDefault="000D309E" w:rsidP="000D309E">
      <w:pPr>
        <w:pStyle w:val="berschrift1"/>
        <w:rPr>
          <w:lang w:val="en-US"/>
        </w:rPr>
      </w:pPr>
      <w:r>
        <w:rPr>
          <w:lang w:val="en-GB"/>
        </w:rPr>
        <w:t>Rebind</w:t>
      </w:r>
    </w:p>
    <w:p w:rsidR="000D309E" w:rsidRPr="000D309E" w:rsidRDefault="000D309E" w:rsidP="000D309E">
      <w:pPr>
        <w:rPr>
          <w:lang w:val="en-US"/>
        </w:rPr>
      </w:pPr>
      <w:r>
        <w:rPr>
          <w:lang w:val="en-GB"/>
        </w:rPr>
        <w:t>Rebinds an Remote object to a specific identifier-string, both passed as Arguments</w:t>
      </w:r>
    </w:p>
    <w:p w:rsidR="000D309E" w:rsidRDefault="000D309E" w:rsidP="000D309E">
      <w:pPr>
        <w:pStyle w:val="Textkrper"/>
      </w:pPr>
      <w:r>
        <w:t xml:space="preserve">Furthermore there is </w:t>
      </w:r>
      <w:proofErr w:type="gramStart"/>
      <w:r>
        <w:t>a</w:t>
      </w:r>
      <w:proofErr w:type="gramEnd"/>
      <w:r>
        <w:t xml:space="preserve"> initRmi Method in all three Server and the Management-client which calls the Methods from the InitRMI-Classobject as needed for the specific case. This can be done with additional Arguments (Remote Objects or Properties) and, where possible, additionally with default values.</w:t>
      </w:r>
    </w:p>
    <w:p w:rsidR="000D309E" w:rsidRPr="000D309E" w:rsidRDefault="000D309E" w:rsidP="000D309E">
      <w:pPr>
        <w:rPr>
          <w:lang w:val="en-GB"/>
        </w:rPr>
      </w:pPr>
    </w:p>
    <w:p w:rsidR="00693E07" w:rsidRDefault="00693E07" w:rsidP="00F63473">
      <w:pPr>
        <w:spacing w:after="0"/>
        <w:rPr>
          <w:rFonts w:ascii="Arial" w:hAnsi="Arial" w:cs="Arial"/>
          <w:lang w:val="en-US"/>
        </w:rPr>
      </w:pPr>
    </w:p>
    <w:p w:rsidR="00693E07" w:rsidRPr="00693E07" w:rsidRDefault="00693E07" w:rsidP="00693E07">
      <w:pPr>
        <w:rPr>
          <w:lang w:val="en-US"/>
        </w:rPr>
      </w:pPr>
    </w:p>
    <w:p w:rsidR="004577E3" w:rsidRPr="00693E07" w:rsidRDefault="00365A12" w:rsidP="00693E07">
      <w:pPr>
        <w:spacing w:after="0"/>
        <w:rPr>
          <w:b/>
          <w:lang w:val="en-US"/>
        </w:rPr>
      </w:pPr>
      <w:r w:rsidRPr="00693E07">
        <w:rPr>
          <w:b/>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3998084"/>
                    </a:xfrm>
                    <a:prstGeom prst="rect">
                      <a:avLst/>
                    </a:prstGeom>
                  </pic:spPr>
                </pic:pic>
              </a:graphicData>
            </a:graphic>
          </wp:inline>
        </w:drawing>
      </w:r>
    </w:p>
    <w:p w:rsidR="004577E3" w:rsidRDefault="004577E3" w:rsidP="004577E3">
      <w:r>
        <w:t>BillingServer:</w:t>
      </w:r>
    </w:p>
    <w:p w:rsidR="00F646B0" w:rsidRDefault="00F646B0" w:rsidP="004577E3">
      <w:pPr>
        <w:rPr>
          <w:noProof/>
          <w:lang w:eastAsia="de-DE"/>
        </w:rPr>
      </w:pPr>
    </w:p>
    <w:p w:rsidR="004577E3" w:rsidRDefault="004577E3" w:rsidP="004577E3">
      <w:r>
        <w:rPr>
          <w:noProof/>
          <w:lang w:eastAsia="de-DE"/>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eastAsia="de-DE"/>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24"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25"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26"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27"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28"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29"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30"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31"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32"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33"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34"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35"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D51745" w:rsidP="00BE7B46">
      <w:pPr>
        <w:pStyle w:val="berschrift3"/>
      </w:pPr>
      <w:r>
        <w:t>Analytics</w:t>
      </w:r>
    </w:p>
    <w:p w:rsidR="00DB39F5" w:rsidRDefault="0030739A" w:rsidP="00BE7B46">
      <w:pPr>
        <w:pStyle w:val="berschrift3"/>
      </w:pPr>
      <w:r>
        <w:rPr>
          <w:noProof/>
          <w:lang w:eastAsia="de-DE"/>
        </w:rPr>
        <w:drawing>
          <wp:inline distT="0" distB="0" distL="0" distR="0">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r>
        <w:t>Events</w:t>
      </w:r>
    </w:p>
    <w:p w:rsidR="00D51745" w:rsidRPr="00D51745" w:rsidRDefault="00D51745" w:rsidP="00D51745">
      <w:r>
        <w:rPr>
          <w:noProof/>
          <w:lang w:eastAsia="de-DE"/>
        </w:rPr>
        <w:drawing>
          <wp:inline distT="0" distB="0" distL="0" distR="0">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r>
        <w:lastRenderedPageBreak/>
        <w:t>Billing</w:t>
      </w:r>
    </w:p>
    <w:p w:rsidR="00BE7B46" w:rsidRDefault="005D1301" w:rsidP="00BE7B46">
      <w:pPr>
        <w:pStyle w:val="berschrift3"/>
      </w:pPr>
      <w:r>
        <w:rPr>
          <w:noProof/>
          <w:lang w:eastAsia="de-DE"/>
        </w:rPr>
        <w:drawing>
          <wp:inline distT="0" distB="0" distL="0" distR="0">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r>
        <w:t>Billing Model</w:t>
      </w:r>
    </w:p>
    <w:p w:rsidR="00D76E50" w:rsidRDefault="00D76E50">
      <w:r>
        <w:rPr>
          <w:noProof/>
          <w:lang w:eastAsia="de-DE"/>
        </w:rPr>
        <w:drawing>
          <wp:inline distT="0" distB="0" distL="0" distR="0">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r>
        <w:lastRenderedPageBreak/>
        <w:t>Managemenclient</w:t>
      </w:r>
    </w:p>
    <w:p w:rsidR="00DB39F5" w:rsidRDefault="00BD704E" w:rsidP="00DB39F5">
      <w:pPr>
        <w:rPr>
          <w:lang w:eastAsia="de-DE"/>
        </w:rPr>
      </w:pPr>
      <w:r>
        <w:rPr>
          <w:noProof/>
          <w:lang w:eastAsia="de-DE"/>
        </w:rPr>
        <w:drawing>
          <wp:inline distT="0" distB="0" distL="0" distR="0">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r>
        <w:t>Testing Component</w:t>
      </w:r>
    </w:p>
    <w:p w:rsidR="00BE7B46" w:rsidRDefault="00B7474A" w:rsidP="00BE7B46">
      <w:r>
        <w:rPr>
          <w:noProof/>
          <w:lang w:eastAsia="de-DE"/>
        </w:rPr>
        <w:drawing>
          <wp:inline distT="0" distB="0" distL="0" distR="0">
            <wp:extent cx="6269878" cy="4171950"/>
            <wp:effectExtent l="0" t="0" r="0" b="0"/>
            <wp:docPr id="18" name="Grafik 18" descr="C:\Users\Daniel\Desktop\Loa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esktop\LoadTe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6605" cy="4176426"/>
                    </a:xfrm>
                    <a:prstGeom prst="rect">
                      <a:avLst/>
                    </a:prstGeom>
                    <a:noFill/>
                    <a:ln>
                      <a:noFill/>
                    </a:ln>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eastAsia="de-DE"/>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eastAsia="de-DE"/>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eastAsia="de-DE"/>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Pr="00DB3113" w:rsidRDefault="00DB39F5" w:rsidP="00DB3113"/>
    <w:p w:rsidR="00A31099" w:rsidRDefault="00DB3113" w:rsidP="00DB3113">
      <w:pPr>
        <w:pStyle w:val="berschrift3"/>
      </w:pPr>
      <w:r>
        <w:t>FileHandler</w:t>
      </w:r>
    </w:p>
    <w:p w:rsidR="00DB3113" w:rsidRPr="00DB3113" w:rsidRDefault="00916845" w:rsidP="00DB3113">
      <w:r>
        <w:rPr>
          <w:noProof/>
          <w:lang w:eastAsia="de-DE"/>
        </w:rPr>
        <w:pict>
          <v:rect id="_x0000_s1037" style="position:absolute;margin-left:153.75pt;margin-top:80pt;width:18.65pt;height:13.35pt;z-index:251663360" fillcolor="#fde9d9 [665]" stroked="f"/>
        </w:pict>
      </w:r>
      <w:r>
        <w:rPr>
          <w:noProof/>
          <w:lang w:eastAsia="de-DE"/>
        </w:rPr>
        <w:pict>
          <v:rect id="_x0000_s1036" style="position:absolute;margin-left:2.15pt;margin-top:109.05pt;width:280.5pt;height:89pt;z-index:251662336" stroked="f"/>
        </w:pict>
      </w:r>
      <w:r w:rsidR="00DB3113">
        <w:rPr>
          <w:noProof/>
          <w:lang w:eastAsia="de-DE"/>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lastRenderedPageBreak/>
        <w:t>Model Server</w:t>
      </w:r>
      <w:r w:rsidR="00D33BCA">
        <w:t xml:space="preserve"> + FileHander</w:t>
      </w:r>
    </w:p>
    <w:p w:rsidR="00A66D58" w:rsidRPr="00A66D58" w:rsidRDefault="00DB3113" w:rsidP="00A66D58">
      <w:r>
        <w:rPr>
          <w:noProof/>
          <w:lang w:eastAsia="de-DE"/>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60720" cy="3959500"/>
                    </a:xfrm>
                    <a:prstGeom prst="rect">
                      <a:avLst/>
                    </a:prstGeom>
                  </pic:spPr>
                </pic:pic>
              </a:graphicData>
            </a:graphic>
          </wp:inline>
        </w:drawing>
      </w:r>
    </w:p>
    <w:p w:rsidR="009F7BBE" w:rsidRDefault="009F7BBE" w:rsidP="009F7BBE">
      <w:pPr>
        <w:pStyle w:val="berschrift2"/>
      </w:pPr>
      <w:r>
        <w:t>InitRmi</w:t>
      </w:r>
    </w:p>
    <w:p w:rsidR="00DB3113" w:rsidRDefault="009F7BBE" w:rsidP="009F7BBE">
      <w:pPr>
        <w:pStyle w:val="berschrift2"/>
        <w:rPr>
          <w:color w:val="365F91" w:themeColor="accent1" w:themeShade="BF"/>
          <w:sz w:val="28"/>
          <w:szCs w:val="28"/>
        </w:rPr>
      </w:pPr>
      <w:r>
        <w:rPr>
          <w:noProof/>
          <w:lang w:eastAsia="de-DE"/>
        </w:rPr>
        <w:drawing>
          <wp:inline distT="0" distB="0" distL="0" distR="0" wp14:anchorId="48CFF948" wp14:editId="7079F30F">
            <wp:extent cx="2324100" cy="18192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24100" cy="1819275"/>
                    </a:xfrm>
                    <a:prstGeom prst="rect">
                      <a:avLst/>
                    </a:prstGeom>
                  </pic:spPr>
                </pic:pic>
              </a:graphicData>
            </a:graphic>
          </wp:inline>
        </w:drawing>
      </w:r>
      <w:r w:rsidR="00DB3113">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916845" w:rsidP="00590D1B">
      <w:r w:rsidRPr="00916845">
        <w:drawing>
          <wp:inline distT="0" distB="0" distL="0" distR="0" wp14:anchorId="2B70C7ED" wp14:editId="20B29D7A">
            <wp:extent cx="6303091" cy="372978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3640" cy="3736031"/>
                    </a:xfrm>
                    <a:prstGeom prst="rect">
                      <a:avLst/>
                    </a:prstGeom>
                    <a:noFill/>
                    <a:ln>
                      <a:noFill/>
                    </a:ln>
                  </pic:spPr>
                </pic:pic>
              </a:graphicData>
            </a:graphic>
          </wp:inline>
        </w:drawing>
      </w:r>
    </w:p>
    <w:p w:rsidR="00124EFB" w:rsidRDefault="00124EFB">
      <w:r>
        <w:br w:type="page"/>
      </w:r>
      <w:bookmarkStart w:id="27" w:name="_GoBack"/>
      <w:bookmarkEnd w:id="27"/>
    </w:p>
    <w:p w:rsidR="00B7474A" w:rsidRDefault="00B7474A" w:rsidP="00B7474A">
      <w:pPr>
        <w:pStyle w:val="berschrift1"/>
      </w:pPr>
      <w:r>
        <w:lastRenderedPageBreak/>
        <w:t>UnitTests</w:t>
      </w:r>
    </w:p>
    <w:p w:rsidR="00B7474A" w:rsidRDefault="00B7474A" w:rsidP="00B7474A">
      <w:pPr>
        <w:pStyle w:val="berschrift2"/>
      </w:pPr>
      <w:r w:rsidRPr="00B7474A">
        <w:t>EventHandlerTest</w:t>
      </w:r>
    </w:p>
    <w:p w:rsidR="00B7474A" w:rsidRDefault="00B7474A" w:rsidP="00B7474A">
      <w:r>
        <w:t>In dieser Testklasse wird die Funktionsweise des EventHandler getestet. Das bedeutet, ob alle Eingangs Events die entsprechenden Ausgangsevents liefern.</w:t>
      </w:r>
    </w:p>
    <w:p w:rsidR="00B7474A" w:rsidRDefault="00B7474A" w:rsidP="00B7474A">
      <w:pPr>
        <w:pStyle w:val="berschrift3"/>
      </w:pPr>
      <w:r>
        <w:t>Setup</w:t>
      </w:r>
    </w:p>
    <w:p w:rsidR="00B7474A" w:rsidRDefault="00B7474A" w:rsidP="00B7474A">
      <w:r>
        <w:t>Am Anfang wird ein neuer AnalyticsServer gestartet. Danach wird ein Mock-Client gestartet, welcher alle Events über die er benachrichtigt wird in einer Liste speichert. Diese können sich die Testfälle dann mittels getter + iterator holen.</w:t>
      </w:r>
    </w:p>
    <w:p w:rsidR="00B7474A" w:rsidRDefault="00B7474A" w:rsidP="00B7474A">
      <w:pPr>
        <w:pStyle w:val="berschrift3"/>
      </w:pPr>
      <w:r>
        <w:t>TestUserLoginEvent</w:t>
      </w:r>
    </w:p>
    <w:p w:rsidR="00B7474A" w:rsidRDefault="00B7474A" w:rsidP="00B7474A">
      <w:r>
        <w:t>Ein USER_LOGIN Event wird an den EventHandler geschickt. Das erwartete Ergebnis ist ein Event USER_LOGIN, welches sich in der Queue des Clients befindet. Dieser Test ist sehr trivial und dient nur zum initialen Testen.</w:t>
      </w:r>
    </w:p>
    <w:p w:rsidR="00B7474A" w:rsidRDefault="00B7474A" w:rsidP="00B7474A">
      <w:pPr>
        <w:pStyle w:val="berschrift3"/>
      </w:pPr>
      <w:r w:rsidRPr="009F3A02">
        <w:t>testUserLoginLogoutSessionEvent</w:t>
      </w:r>
    </w:p>
    <w:p w:rsidR="00B7474A" w:rsidRDefault="00B7474A" w:rsidP="00B7474A">
      <w:r>
        <w:t>In diesem Test wird ein User eingeloggt und ein User ausgeloggt. Das passiert durch das Senden eines USER_LOGIN und eines USER_LOGOUT Event. Der Timestamp wird so gesetzt, dass die SessionTime 50 ist. Nach der Verarbeitung werden folgende Events erwartet: USER_LOGIN, USER_LOGOUT, USER_SESSIONTIME_MIN (mit dem Wert 50), USER_SESSIONTIME_MAX (mit dem Wert 50) und USER_SESSIONTIME_AVG (mit dem Wert 50).</w:t>
      </w:r>
    </w:p>
    <w:p w:rsidR="00B7474A" w:rsidRDefault="00B7474A" w:rsidP="00B7474A">
      <w:pPr>
        <w:pStyle w:val="berschrift3"/>
      </w:pPr>
      <w:r>
        <w:t>testAuctionStartedEndedNoBid</w:t>
      </w:r>
    </w:p>
    <w:p w:rsidR="00B7474A" w:rsidRDefault="00B7474A" w:rsidP="00B7474A">
      <w:r>
        <w:t xml:space="preserve">In diesem Test wird eine Auction gestartet, beendet und KEIN Bid darauf platziert. Erwartet wird eine Success_Ratio von 0. </w:t>
      </w:r>
    </w:p>
    <w:p w:rsidR="00B7474A" w:rsidRDefault="00B7474A" w:rsidP="00B7474A">
      <w:r>
        <w:t>Input: AUCTION_STARTED, AUCTION_ENDED</w:t>
      </w:r>
    </w:p>
    <w:p w:rsidR="00B7474A" w:rsidRPr="00BC0D4C" w:rsidRDefault="00B7474A" w:rsidP="00B7474A">
      <w:r w:rsidRPr="00BC0D4C">
        <w:t>Output: AUCTION_STARTED, AUCTION_ENDED, AUCTION_TIME_AVG (Wert 50, da der Timestamp so gesetzt wird, AUCTION_SUCCESS_RATIO( Wert 0))</w:t>
      </w:r>
    </w:p>
    <w:p w:rsidR="00B7474A" w:rsidRPr="00B7474A" w:rsidRDefault="00B7474A" w:rsidP="00B7474A">
      <w:pPr>
        <w:pStyle w:val="berschrift3"/>
      </w:pPr>
      <w:r w:rsidRPr="00BC0D4C">
        <w:t>testBidOnAuctionChangesRatio</w:t>
      </w:r>
    </w:p>
    <w:p w:rsidR="00B7474A" w:rsidRDefault="00B7474A" w:rsidP="00B7474A">
      <w:r w:rsidRPr="00C85D4C">
        <w:t xml:space="preserve">In diesem Fall wird eine Auktion gestarted, ein Bid platziert und die Auktion beendet. </w:t>
      </w:r>
      <w:r>
        <w:t>Erwartet wird eine SuccessRatio von 1.</w:t>
      </w:r>
    </w:p>
    <w:p w:rsidR="00B7474A" w:rsidRDefault="00B7474A" w:rsidP="00B7474A">
      <w:r>
        <w:t>Input: AUCTION_STARTED, AUCTION_ENDED</w:t>
      </w:r>
    </w:p>
    <w:p w:rsidR="00B7474A" w:rsidRPr="00C85D4C" w:rsidRDefault="00B7474A" w:rsidP="00B7474A">
      <w:r w:rsidRPr="00C85D4C">
        <w:t xml:space="preserve">Output: AUCTION_STARTED, AUCTION_ENDED, AUCTION_TIME_AVG (Wert 50, da der Timestamp so gesetzt wird, AUCTION_SUCCESS_RATIO( Wert </w:t>
      </w:r>
      <w:r>
        <w:t>1</w:t>
      </w:r>
      <w:r w:rsidRPr="00C85D4C">
        <w:t>))</w:t>
      </w:r>
    </w:p>
    <w:p w:rsidR="00B7474A" w:rsidRDefault="00B7474A" w:rsidP="00B7474A">
      <w:pPr>
        <w:pStyle w:val="berschrift3"/>
      </w:pPr>
      <w:r>
        <w:t>testBidCountPerMinute</w:t>
      </w:r>
    </w:p>
    <w:p w:rsidR="00B7474A" w:rsidRDefault="00B7474A" w:rsidP="00B7474A">
      <w:r>
        <w:t>Es wird eine Auktion gestartet, ein Bid platziert und 1 Minute gewartet. Danach wird der BidCountPerMinuteWatcher ein Event senden. Erwartet wird ein Wert 1.0</w:t>
      </w:r>
    </w:p>
    <w:p w:rsidR="00B7474A" w:rsidRDefault="00B7474A">
      <w:r>
        <w:br w:type="page"/>
      </w:r>
    </w:p>
    <w:p w:rsidR="00B7474A" w:rsidRDefault="00B7474A" w:rsidP="00B7474A">
      <w:pPr>
        <w:pStyle w:val="berschrift1"/>
        <w:rPr>
          <w:lang w:val="en-US"/>
        </w:rPr>
      </w:pPr>
      <w:r>
        <w:rPr>
          <w:lang w:val="en-US"/>
        </w:rPr>
        <w:lastRenderedPageBreak/>
        <w:t>ManagementClientTest</w:t>
      </w:r>
    </w:p>
    <w:p w:rsidR="00B7474A" w:rsidRPr="00E662F3" w:rsidRDefault="00B7474A" w:rsidP="00B7474A">
      <w:pPr>
        <w:rPr>
          <w:lang w:val="en-US"/>
        </w:rPr>
      </w:pPr>
    </w:p>
    <w:tbl>
      <w:tblPr>
        <w:tblStyle w:val="Tabellenraster"/>
        <w:tblW w:w="0" w:type="auto"/>
        <w:tblLayout w:type="fixed"/>
        <w:tblLook w:val="04A0" w:firstRow="1" w:lastRow="0" w:firstColumn="1" w:lastColumn="0" w:noHBand="0" w:noVBand="1"/>
      </w:tblPr>
      <w:tblGrid>
        <w:gridCol w:w="3085"/>
        <w:gridCol w:w="2410"/>
        <w:gridCol w:w="3793"/>
      </w:tblGrid>
      <w:tr w:rsidR="00B7474A" w:rsidRPr="00C51C39" w:rsidTr="0017339E">
        <w:tc>
          <w:tcPr>
            <w:tcW w:w="3085" w:type="dxa"/>
          </w:tcPr>
          <w:p w:rsidR="00B7474A" w:rsidRPr="00C51C39" w:rsidRDefault="00B7474A" w:rsidP="0017339E">
            <w:pPr>
              <w:rPr>
                <w:b/>
                <w:lang w:val="en-US"/>
              </w:rPr>
            </w:pPr>
            <w:r w:rsidRPr="00C51C39">
              <w:rPr>
                <w:b/>
                <w:lang w:val="en-US"/>
              </w:rPr>
              <w:t>TestCase</w:t>
            </w:r>
          </w:p>
        </w:tc>
        <w:tc>
          <w:tcPr>
            <w:tcW w:w="2410" w:type="dxa"/>
          </w:tcPr>
          <w:p w:rsidR="00B7474A" w:rsidRPr="00C51C39" w:rsidRDefault="00B7474A" w:rsidP="0017339E">
            <w:pPr>
              <w:rPr>
                <w:b/>
                <w:lang w:val="en-US"/>
              </w:rPr>
            </w:pPr>
            <w:r w:rsidRPr="00C51C39">
              <w:rPr>
                <w:b/>
                <w:lang w:val="en-US"/>
              </w:rPr>
              <w:t>Input</w:t>
            </w:r>
          </w:p>
        </w:tc>
        <w:tc>
          <w:tcPr>
            <w:tcW w:w="3793" w:type="dxa"/>
          </w:tcPr>
          <w:p w:rsidR="00B7474A" w:rsidRPr="000F2D91" w:rsidRDefault="00B7474A" w:rsidP="0017339E">
            <w:pPr>
              <w:rPr>
                <w:b/>
                <w:color w:val="000000" w:themeColor="text1"/>
                <w:lang w:val="en-US"/>
              </w:rPr>
            </w:pPr>
            <w:r w:rsidRPr="000F2D91">
              <w:rPr>
                <w:b/>
                <w:color w:val="000000" w:themeColor="text1"/>
                <w:lang w:val="en-US"/>
              </w:rPr>
              <w:t>Expected Output</w:t>
            </w:r>
          </w:p>
        </w:tc>
      </w:tr>
      <w:tr w:rsidR="00B7474A" w:rsidRPr="00C51C39" w:rsidTr="0017339E">
        <w:tc>
          <w:tcPr>
            <w:tcW w:w="3085" w:type="dxa"/>
          </w:tcPr>
          <w:p w:rsidR="00B7474A" w:rsidRPr="000F2D91" w:rsidRDefault="00B7474A" w:rsidP="0017339E">
            <w:pPr>
              <w:rPr>
                <w:sz w:val="20"/>
                <w:szCs w:val="20"/>
                <w:lang w:val="en-US"/>
              </w:rPr>
            </w:pPr>
            <w:r w:rsidRPr="000F2D91">
              <w:rPr>
                <w:sz w:val="20"/>
                <w:szCs w:val="20"/>
                <w:lang w:val="en-US"/>
              </w:rPr>
              <w:t>loginWrongPwTest</w:t>
            </w:r>
          </w:p>
        </w:tc>
        <w:tc>
          <w:tcPr>
            <w:tcW w:w="2410" w:type="dxa"/>
          </w:tcPr>
          <w:p w:rsidR="00B7474A" w:rsidRPr="000F2D91" w:rsidRDefault="00B7474A" w:rsidP="0017339E">
            <w:pPr>
              <w:rPr>
                <w:sz w:val="20"/>
                <w:szCs w:val="20"/>
                <w:lang w:val="en-US"/>
              </w:rPr>
            </w:pPr>
            <w:r w:rsidRPr="000F2D91">
              <w:rPr>
                <w:sz w:val="20"/>
                <w:szCs w:val="20"/>
                <w:lang w:val="en-US"/>
              </w:rPr>
              <w:t>!login test muh</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“Wrong password!”</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rPr>
              <w:t>loginNoBillingTest</w:t>
            </w:r>
          </w:p>
        </w:tc>
        <w:tc>
          <w:tcPr>
            <w:tcW w:w="2410" w:type="dxa"/>
          </w:tcPr>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!login tes tes</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printTest</w:t>
            </w:r>
          </w:p>
        </w:tc>
        <w:tc>
          <w:tcPr>
            <w:tcW w:w="2410" w:type="dxa"/>
          </w:tcPr>
          <w:p w:rsidR="00B7474A" w:rsidRPr="000F2D91" w:rsidRDefault="00B7474A" w:rsidP="0017339E">
            <w:pPr>
              <w:rPr>
                <w:sz w:val="20"/>
                <w:szCs w:val="20"/>
                <w:lang w:val="en-US"/>
              </w:rPr>
            </w:pPr>
            <w:r w:rsidRPr="000F2D91">
              <w:rPr>
                <w:sz w:val="20"/>
                <w:szCs w:val="20"/>
                <w:lang w:val="en-US"/>
              </w:rPr>
              <w:t>!print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printAutomatic==False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autoTest</w:t>
            </w:r>
          </w:p>
        </w:tc>
        <w:tc>
          <w:tcPr>
            <w:tcW w:w="2410" w:type="dxa"/>
          </w:tcPr>
          <w:p w:rsidR="00B7474A" w:rsidRPr="000F2D91" w:rsidRDefault="00B7474A" w:rsidP="0017339E">
            <w:pPr>
              <w:rPr>
                <w:sz w:val="20"/>
                <w:szCs w:val="20"/>
                <w:lang w:val="en-US"/>
              </w:rPr>
            </w:pPr>
            <w:r w:rsidRPr="000F2D91">
              <w:rPr>
                <w:sz w:val="20"/>
                <w:szCs w:val="20"/>
                <w:lang w:val="en-US"/>
              </w:rPr>
              <w:t>!auto</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printAutomatic==True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hideTest</w:t>
            </w:r>
          </w:p>
        </w:tc>
        <w:tc>
          <w:tcPr>
            <w:tcW w:w="2410" w:type="dxa"/>
          </w:tcPr>
          <w:p w:rsidR="00B7474A" w:rsidRPr="000F2D91" w:rsidRDefault="00B7474A" w:rsidP="0017339E">
            <w:pPr>
              <w:rPr>
                <w:sz w:val="20"/>
                <w:szCs w:val="20"/>
                <w:lang w:val="en-US"/>
              </w:rPr>
            </w:pPr>
            <w:r w:rsidRPr="000F2D91">
              <w:rPr>
                <w:sz w:val="20"/>
                <w:szCs w:val="20"/>
                <w:lang w:val="en-US"/>
              </w:rPr>
              <w:t>!hide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printAutomatic==False</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subscribeNoAnalyticeTest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w:t>
            </w:r>
            <w:proofErr w:type="gramStart"/>
            <w:r w:rsidRPr="000F2D91">
              <w:rPr>
                <w:sz w:val="20"/>
                <w:szCs w:val="20"/>
                <w:lang w:val="en-US"/>
              </w:rPr>
              <w:t>subscribe .</w:t>
            </w:r>
            <w:proofErr w:type="gramEnd"/>
            <w:r w:rsidRPr="000F2D91">
              <w:rPr>
                <w:sz w:val="20"/>
                <w:szCs w:val="20"/>
                <w:lang w:val="en-US"/>
              </w:rPr>
              <w: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ERROR: AnalyticsServer not available right now. </w:t>
            </w:r>
            <w:r w:rsidRPr="000F2D91">
              <w:rPr>
                <w:rFonts w:cstheme="minorHAnsi"/>
                <w:color w:val="000000" w:themeColor="text1"/>
                <w:sz w:val="20"/>
                <w:szCs w:val="20"/>
              </w:rPr>
              <w:t>Retry after starting Analytics</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subscribeAnalyticsBackTest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New ManagementClient</w:t>
            </w:r>
          </w:p>
          <w:p w:rsidR="00B7474A" w:rsidRPr="000F2D91" w:rsidRDefault="00B7474A" w:rsidP="0017339E">
            <w:pPr>
              <w:rPr>
                <w:sz w:val="20"/>
                <w:szCs w:val="20"/>
                <w:lang w:val="en-US"/>
              </w:rPr>
            </w:pPr>
            <w:r w:rsidRPr="000F2D91">
              <w:rPr>
                <w:sz w:val="20"/>
                <w:szCs w:val="20"/>
                <w:lang w:val="en-US"/>
              </w:rPr>
              <w:t>New AnalyticsServer</w:t>
            </w:r>
          </w:p>
          <w:p w:rsidR="00B7474A" w:rsidRPr="000F2D91" w:rsidRDefault="00B7474A" w:rsidP="0017339E">
            <w:pPr>
              <w:rPr>
                <w:sz w:val="20"/>
                <w:szCs w:val="20"/>
                <w:lang w:val="en-US"/>
              </w:rPr>
            </w:pPr>
            <w:r w:rsidRPr="000F2D91">
              <w:rPr>
                <w:sz w:val="20"/>
                <w:szCs w:val="20"/>
                <w:lang w:val="en-US"/>
              </w:rPr>
              <w:t>!</w:t>
            </w:r>
            <w:proofErr w:type="gramStart"/>
            <w:r w:rsidRPr="000F2D91">
              <w:rPr>
                <w:sz w:val="20"/>
                <w:szCs w:val="20"/>
                <w:lang w:val="en-US"/>
              </w:rPr>
              <w:t>subscribe .</w:t>
            </w:r>
            <w:proofErr w:type="gramEnd"/>
            <w:r w:rsidRPr="000F2D91">
              <w:rPr>
                <w:sz w:val="20"/>
                <w:szCs w:val="20"/>
                <w:lang w:val="en-US"/>
              </w:rPr>
              <w: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r w:rsidRPr="000F2D91">
              <w:rPr>
                <w:rFonts w:cstheme="minorHAnsi"/>
                <w:color w:val="000000" w:themeColor="text1"/>
                <w:sz w:val="20"/>
                <w:szCs w:val="20"/>
              </w:rPr>
              <w:t>Looking up</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unsubscribeAnalyticsBackTest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New ManagementClient</w:t>
            </w:r>
          </w:p>
          <w:p w:rsidR="00B7474A" w:rsidRPr="000F2D91" w:rsidRDefault="00B7474A" w:rsidP="0017339E">
            <w:pPr>
              <w:rPr>
                <w:sz w:val="20"/>
                <w:szCs w:val="20"/>
                <w:lang w:val="en-US"/>
              </w:rPr>
            </w:pPr>
            <w:r w:rsidRPr="000F2D91">
              <w:rPr>
                <w:sz w:val="20"/>
                <w:szCs w:val="20"/>
                <w:lang w:val="en-US"/>
              </w:rPr>
              <w:t>New AnalyticsServer</w:t>
            </w:r>
          </w:p>
          <w:p w:rsidR="00B7474A" w:rsidRPr="000F2D91" w:rsidRDefault="00B7474A" w:rsidP="0017339E">
            <w:pPr>
              <w:rPr>
                <w:sz w:val="20"/>
                <w:szCs w:val="20"/>
                <w:lang w:val="en-US"/>
              </w:rPr>
            </w:pPr>
            <w:r w:rsidRPr="000F2D91">
              <w:rPr>
                <w:sz w:val="20"/>
                <w:szCs w:val="20"/>
                <w:lang w:val="en-US"/>
              </w:rPr>
              <w:t>!unsubscribe 0</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 xml:space="preserve">INFO: Analytics seemed to have moved. </w:t>
            </w:r>
            <w:r w:rsidRPr="000F2D91">
              <w:rPr>
                <w:rFonts w:cstheme="minorHAnsi"/>
                <w:color w:val="000000" w:themeColor="text1"/>
                <w:sz w:val="20"/>
                <w:szCs w:val="20"/>
              </w:rPr>
              <w:t>Looking up</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unsubscribeNoAnalyticeTest</w:t>
            </w:r>
          </w:p>
        </w:tc>
        <w:tc>
          <w:tcPr>
            <w:tcW w:w="2410" w:type="dxa"/>
          </w:tcPr>
          <w:p w:rsidR="00B7474A" w:rsidRPr="000F2D91" w:rsidRDefault="00B7474A" w:rsidP="0017339E">
            <w:pPr>
              <w:rPr>
                <w:sz w:val="20"/>
                <w:szCs w:val="20"/>
                <w:lang w:val="en-US"/>
              </w:rPr>
            </w:pPr>
            <w:r w:rsidRPr="000F2D91">
              <w:rPr>
                <w:sz w:val="20"/>
                <w:szCs w:val="20"/>
                <w:lang w:val="en-US"/>
              </w:rPr>
              <w:t>As.shutdown</w:t>
            </w:r>
          </w:p>
          <w:p w:rsidR="00B7474A" w:rsidRPr="000F2D91" w:rsidRDefault="00B7474A" w:rsidP="0017339E">
            <w:pPr>
              <w:rPr>
                <w:sz w:val="20"/>
                <w:szCs w:val="20"/>
                <w:lang w:val="en-US"/>
              </w:rPr>
            </w:pPr>
            <w:r w:rsidRPr="000F2D91">
              <w:rPr>
                <w:sz w:val="20"/>
                <w:szCs w:val="20"/>
                <w:lang w:val="en-US"/>
              </w:rPr>
              <w:t>!unsubscribe 0</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AnalyticsServer not available right now. Retry after starting Analytics</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rPr>
              <w:t>unsubscribeExceptionTest</w:t>
            </w:r>
          </w:p>
        </w:tc>
        <w:tc>
          <w:tcPr>
            <w:tcW w:w="2410" w:type="dxa"/>
          </w:tcPr>
          <w:p w:rsidR="00B7474A" w:rsidRPr="000F2D91" w:rsidRDefault="00B7474A" w:rsidP="0017339E">
            <w:pPr>
              <w:rPr>
                <w:sz w:val="20"/>
                <w:szCs w:val="20"/>
                <w:lang w:val="en-US"/>
              </w:rPr>
            </w:pPr>
            <w:r w:rsidRPr="000F2D91">
              <w:rPr>
                <w:sz w:val="20"/>
                <w:szCs w:val="20"/>
                <w:lang w:val="en-US"/>
              </w:rPr>
              <w:t>!subscribe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given!\nUsage: !unsubscribe &lt;subscriptionID&gt;</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subscribeExceptionTest</w:t>
            </w:r>
          </w:p>
        </w:tc>
        <w:tc>
          <w:tcPr>
            <w:tcW w:w="2410" w:type="dxa"/>
          </w:tcPr>
          <w:p w:rsidR="00B7474A" w:rsidRPr="000F2D91" w:rsidRDefault="00B7474A" w:rsidP="0017339E">
            <w:pPr>
              <w:rPr>
                <w:sz w:val="20"/>
                <w:szCs w:val="20"/>
                <w:lang w:val="en-US"/>
              </w:rPr>
            </w:pPr>
            <w:r w:rsidRPr="000F2D91">
              <w:rPr>
                <w:sz w:val="20"/>
                <w:szCs w:val="20"/>
                <w:lang w:val="en-US"/>
              </w:rPr>
              <w:t>!unsubscribe</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Wrong number of arguments given!\nUsage: !subscribe &lt;filterRegex&gt;</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rPr>
              <w:t>logoutNoBillingTest</w:t>
            </w:r>
          </w:p>
        </w:tc>
        <w:tc>
          <w:tcPr>
            <w:tcW w:w="2410" w:type="dxa"/>
          </w:tcPr>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!login test test</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color w:val="000000"/>
                <w:sz w:val="20"/>
                <w:szCs w:val="20"/>
                <w:lang w:val="en-US"/>
              </w:rPr>
              <w:t>secureNoBillingTestend</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!steps</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endUnsecureTest</w:t>
            </w:r>
          </w:p>
        </w:tc>
        <w:tc>
          <w:tcPr>
            <w:tcW w:w="2410" w:type="dxa"/>
          </w:tcPr>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endSecureTest</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tabs>
                <w:tab w:val="left" w:pos="930"/>
              </w:tabs>
              <w:rPr>
                <w:rFonts w:cstheme="minorHAnsi"/>
                <w:color w:val="000000" w:themeColor="text1"/>
                <w:sz w:val="20"/>
                <w:szCs w:val="20"/>
                <w:lang w:val="en-US"/>
              </w:rPr>
            </w:pPr>
            <w:r w:rsidRPr="000F2D91">
              <w:rPr>
                <w:rFonts w:cstheme="minorHAnsi"/>
                <w:color w:val="000000" w:themeColor="text1"/>
                <w:sz w:val="20"/>
                <w:szCs w:val="20"/>
                <w:lang w:val="en-US"/>
              </w:rPr>
              <w:t>Management Client is shutting down!</w:t>
            </w:r>
          </w:p>
        </w:tc>
      </w:tr>
      <w:tr w:rsidR="00B7474A" w:rsidRPr="00B01562"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endSecureNoBillingTest</w:t>
            </w:r>
          </w:p>
        </w:tc>
        <w:tc>
          <w:tcPr>
            <w:tcW w:w="2410" w:type="dxa"/>
          </w:tcPr>
          <w:p w:rsidR="00B7474A" w:rsidRPr="000F2D91" w:rsidRDefault="00B7474A" w:rsidP="0017339E">
            <w:pPr>
              <w:rPr>
                <w:sz w:val="20"/>
                <w:szCs w:val="20"/>
                <w:lang w:val="en-US"/>
              </w:rPr>
            </w:pPr>
            <w:r w:rsidRPr="000F2D91">
              <w:rPr>
                <w:sz w:val="20"/>
                <w:szCs w:val="20"/>
                <w:lang w:val="en-US"/>
              </w:rPr>
              <w:t>!login test test</w:t>
            </w:r>
          </w:p>
          <w:p w:rsidR="00B7474A" w:rsidRPr="000F2D91" w:rsidRDefault="00B7474A" w:rsidP="0017339E">
            <w:pPr>
              <w:rPr>
                <w:sz w:val="20"/>
                <w:szCs w:val="20"/>
                <w:lang w:val="en-US"/>
              </w:rPr>
            </w:pPr>
            <w:r w:rsidRPr="000F2D91">
              <w:rPr>
                <w:sz w:val="20"/>
                <w:szCs w:val="20"/>
                <w:lang w:val="en-US"/>
              </w:rPr>
              <w:t>Bs.shutdown</w:t>
            </w:r>
          </w:p>
          <w:p w:rsidR="00B7474A" w:rsidRPr="000F2D91" w:rsidRDefault="00B7474A" w:rsidP="0017339E">
            <w:pPr>
              <w:rPr>
                <w:sz w:val="20"/>
                <w:szCs w:val="20"/>
                <w:lang w:val="en-US"/>
              </w:rPr>
            </w:pPr>
            <w:r w:rsidRPr="000F2D91">
              <w:rPr>
                <w:sz w:val="20"/>
                <w:szCs w:val="20"/>
                <w:lang w:val="en-US"/>
              </w:rPr>
              <w:t>!end</w:t>
            </w:r>
          </w:p>
        </w:tc>
        <w:tc>
          <w:tcPr>
            <w:tcW w:w="3793" w:type="dxa"/>
          </w:tcPr>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ERROR: Connection to BillingServer lost. You have to login again!</w:t>
            </w:r>
          </w:p>
        </w:tc>
      </w:tr>
      <w:tr w:rsidR="00B7474A" w:rsidRPr="00C51C39" w:rsidTr="0017339E">
        <w:tc>
          <w:tcPr>
            <w:tcW w:w="3085" w:type="dxa"/>
          </w:tcPr>
          <w:p w:rsidR="00B7474A" w:rsidRPr="000F2D91" w:rsidRDefault="00B7474A" w:rsidP="0017339E">
            <w:pPr>
              <w:rPr>
                <w:rFonts w:cstheme="minorHAnsi"/>
                <w:sz w:val="20"/>
                <w:szCs w:val="20"/>
                <w:lang w:val="en-US"/>
              </w:rPr>
            </w:pPr>
            <w:r w:rsidRPr="000F2D91">
              <w:rPr>
                <w:rFonts w:cstheme="minorHAnsi"/>
                <w:sz w:val="20"/>
                <w:szCs w:val="20"/>
                <w:lang w:val="en-US"/>
              </w:rPr>
              <w:t>nonsenseTest</w:t>
            </w:r>
          </w:p>
        </w:tc>
        <w:tc>
          <w:tcPr>
            <w:tcW w:w="2410" w:type="dxa"/>
          </w:tcPr>
          <w:p w:rsidR="00B7474A" w:rsidRPr="000F2D91" w:rsidRDefault="00B7474A" w:rsidP="0017339E">
            <w:pPr>
              <w:rPr>
                <w:sz w:val="20"/>
                <w:szCs w:val="20"/>
                <w:lang w:val="en-US"/>
              </w:rPr>
            </w:pPr>
            <w:r w:rsidRPr="000F2D91">
              <w:rPr>
                <w:sz w:val="20"/>
                <w:szCs w:val="20"/>
                <w:lang w:val="en-US"/>
              </w:rPr>
              <w:t>!muh</w:t>
            </w:r>
          </w:p>
        </w:tc>
        <w:tc>
          <w:tcPr>
            <w:tcW w:w="3793" w:type="dxa"/>
          </w:tcPr>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ERROR: This Command does not exist!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Allowed commands:</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!login &lt;username&gt; &lt;password&gt;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!logout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!steps</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!addStep &lt;startPrice&gt; &lt;endPrice&gt; &lt;fixedPrice&gt; &lt;variablePricePercent&gt;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!removeStep &lt;startPrice&gt; &lt;endPrice&gt;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!bill &lt;userName&gt;</w:t>
            </w:r>
          </w:p>
          <w:p w:rsidR="00B7474A" w:rsidRPr="000F2D91" w:rsidRDefault="00B7474A" w:rsidP="0017339E">
            <w:pPr>
              <w:autoSpaceDE w:val="0"/>
              <w:autoSpaceDN w:val="0"/>
              <w:adjustRightInd w:val="0"/>
              <w:rPr>
                <w:rFonts w:cstheme="minorHAnsi"/>
                <w:color w:val="000000" w:themeColor="text1"/>
                <w:sz w:val="20"/>
                <w:szCs w:val="20"/>
                <w:lang w:val="en-US"/>
              </w:rPr>
            </w:pPr>
            <w:r w:rsidRPr="000F2D91">
              <w:rPr>
                <w:rFonts w:cstheme="minorHAnsi"/>
                <w:color w:val="000000" w:themeColor="text1"/>
                <w:sz w:val="20"/>
                <w:szCs w:val="20"/>
                <w:lang w:val="en-US"/>
              </w:rPr>
              <w:t>!subscribe &lt;filterRegex&gt;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!unsubscribe &lt;subscriptionID&gt;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!print</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!auto</w:t>
            </w:r>
          </w:p>
          <w:p w:rsidR="00B7474A" w:rsidRPr="000F2D91" w:rsidRDefault="00B7474A" w:rsidP="0017339E">
            <w:pPr>
              <w:rPr>
                <w:rFonts w:cstheme="minorHAnsi"/>
                <w:color w:val="000000" w:themeColor="text1"/>
                <w:sz w:val="20"/>
                <w:szCs w:val="20"/>
                <w:lang w:val="en-US"/>
              </w:rPr>
            </w:pPr>
            <w:r w:rsidRPr="000F2D91">
              <w:rPr>
                <w:rFonts w:cstheme="minorHAnsi"/>
                <w:color w:val="000000" w:themeColor="text1"/>
                <w:sz w:val="20"/>
                <w:szCs w:val="20"/>
                <w:lang w:val="en-US"/>
              </w:rPr>
              <w:t>!hide</w:t>
            </w:r>
          </w:p>
        </w:tc>
      </w:tr>
    </w:tbl>
    <w:p w:rsidR="00B7474A" w:rsidRDefault="00B7474A" w:rsidP="00B7474A"/>
    <w:p w:rsidR="00B7474A" w:rsidRDefault="00B7474A">
      <w:r>
        <w:br w:type="page"/>
      </w:r>
    </w:p>
    <w:p w:rsidR="00B7474A" w:rsidRDefault="00B7474A" w:rsidP="00B7474A">
      <w:pPr>
        <w:pStyle w:val="berschrift2"/>
      </w:pPr>
      <w:r>
        <w:lastRenderedPageBreak/>
        <w:t>LoadTest</w:t>
      </w:r>
    </w:p>
    <w:tbl>
      <w:tblPr>
        <w:tblStyle w:val="Tabellenraster"/>
        <w:tblW w:w="0" w:type="auto"/>
        <w:tblLook w:val="04A0" w:firstRow="1" w:lastRow="0" w:firstColumn="1" w:lastColumn="0" w:noHBand="0" w:noVBand="1"/>
      </w:tblPr>
      <w:tblGrid>
        <w:gridCol w:w="3206"/>
        <w:gridCol w:w="2595"/>
        <w:gridCol w:w="3487"/>
      </w:tblGrid>
      <w:tr w:rsidR="00B7474A" w:rsidTr="0017339E">
        <w:tc>
          <w:tcPr>
            <w:tcW w:w="3206" w:type="dxa"/>
          </w:tcPr>
          <w:p w:rsidR="00B7474A" w:rsidRPr="00DA6444" w:rsidRDefault="00B7474A" w:rsidP="0017339E">
            <w:pPr>
              <w:rPr>
                <w:b/>
              </w:rPr>
            </w:pPr>
            <w:r w:rsidRPr="00DA6444">
              <w:rPr>
                <w:b/>
              </w:rPr>
              <w:t>TestCase</w:t>
            </w:r>
          </w:p>
        </w:tc>
        <w:tc>
          <w:tcPr>
            <w:tcW w:w="2595" w:type="dxa"/>
          </w:tcPr>
          <w:p w:rsidR="00B7474A" w:rsidRPr="00DA6444" w:rsidRDefault="00B7474A" w:rsidP="0017339E">
            <w:pPr>
              <w:rPr>
                <w:b/>
              </w:rPr>
            </w:pPr>
            <w:r w:rsidRPr="00DA6444">
              <w:rPr>
                <w:b/>
              </w:rPr>
              <w:t>Input</w:t>
            </w:r>
          </w:p>
        </w:tc>
        <w:tc>
          <w:tcPr>
            <w:tcW w:w="3487" w:type="dxa"/>
          </w:tcPr>
          <w:p w:rsidR="00B7474A" w:rsidRPr="00DA6444" w:rsidRDefault="00B7474A" w:rsidP="0017339E">
            <w:pPr>
              <w:rPr>
                <w:b/>
              </w:rPr>
            </w:pPr>
            <w:r w:rsidRPr="00DA6444">
              <w:rPr>
                <w:b/>
              </w:rPr>
              <w:t>Expected Output</w:t>
            </w:r>
          </w:p>
        </w:tc>
      </w:tr>
      <w:tr w:rsidR="00B7474A" w:rsidRPr="00C51C39" w:rsidTr="0017339E">
        <w:tc>
          <w:tcPr>
            <w:tcW w:w="3206" w:type="dxa"/>
          </w:tcPr>
          <w:p w:rsidR="00B7474A" w:rsidRDefault="00B7474A" w:rsidP="0017339E">
            <w:r>
              <w:t>setFromFileErrorTest</w:t>
            </w:r>
          </w:p>
        </w:tc>
        <w:tc>
          <w:tcPr>
            <w:tcW w:w="2595" w:type="dxa"/>
          </w:tcPr>
          <w:p w:rsidR="00B7474A" w:rsidRPr="00C51C39" w:rsidRDefault="00B7474A" w:rsidP="0017339E">
            <w:pPr>
              <w:rPr>
                <w:lang w:val="en-US"/>
              </w:rPr>
            </w:pPr>
            <w:r>
              <w:rPr>
                <w:lang w:val="en-US"/>
              </w:rPr>
              <w:t>Pfad: iwo/lloadtest.properties</w:t>
            </w:r>
          </w:p>
        </w:tc>
        <w:tc>
          <w:tcPr>
            <w:tcW w:w="3487" w:type="dxa"/>
          </w:tcPr>
          <w:p w:rsidR="00B7474A" w:rsidRPr="00C51C39" w:rsidRDefault="00B7474A" w:rsidP="0017339E">
            <w:pPr>
              <w:rPr>
                <w:lang w:val="en-US"/>
              </w:rPr>
            </w:pPr>
            <w:r>
              <w:rPr>
                <w:lang w:val="en-US"/>
              </w:rPr>
              <w:t>FileNotFoundException</w:t>
            </w:r>
          </w:p>
        </w:tc>
      </w:tr>
      <w:tr w:rsidR="00B7474A" w:rsidRPr="00C51C39" w:rsidTr="0017339E">
        <w:tc>
          <w:tcPr>
            <w:tcW w:w="3206" w:type="dxa"/>
          </w:tcPr>
          <w:p w:rsidR="00B7474A" w:rsidRPr="00C51C39" w:rsidRDefault="00B7474A" w:rsidP="0017339E">
            <w:pPr>
              <w:rPr>
                <w:lang w:val="en-US"/>
              </w:rPr>
            </w:pPr>
            <w:r>
              <w:rPr>
                <w:lang w:val="en-US"/>
              </w:rPr>
              <w:t>setAllTest</w:t>
            </w:r>
          </w:p>
        </w:tc>
        <w:tc>
          <w:tcPr>
            <w:tcW w:w="2595" w:type="dxa"/>
          </w:tcPr>
          <w:p w:rsidR="00B7474A" w:rsidRPr="00043983" w:rsidRDefault="00B7474A" w:rsidP="0017339E">
            <w:r w:rsidRPr="00043983">
              <w:t>p.setX.(10)</w:t>
            </w:r>
          </w:p>
          <w:p w:rsidR="00B7474A" w:rsidRPr="00043983" w:rsidRDefault="00B7474A" w:rsidP="0017339E">
            <w:r w:rsidRPr="00043983">
              <w:t>X =  alle jeweiligen attribute</w:t>
            </w:r>
          </w:p>
        </w:tc>
        <w:tc>
          <w:tcPr>
            <w:tcW w:w="3487" w:type="dxa"/>
          </w:tcPr>
          <w:p w:rsidR="00B7474A" w:rsidRDefault="00B7474A" w:rsidP="0017339E">
            <w:pPr>
              <w:rPr>
                <w:lang w:val="en-US"/>
              </w:rPr>
            </w:pPr>
            <w:r>
              <w:rPr>
                <w:lang w:val="en-US"/>
              </w:rPr>
              <w:t>10</w:t>
            </w:r>
          </w:p>
          <w:p w:rsidR="00B7474A" w:rsidRPr="00C51C39" w:rsidRDefault="00B7474A" w:rsidP="0017339E">
            <w:pPr>
              <w:rPr>
                <w:lang w:val="en-US"/>
              </w:rPr>
            </w:pPr>
            <w:r>
              <w:rPr>
                <w:lang w:val="en-US"/>
              </w:rPr>
              <w:t>Bei allen gesetzten Attributen</w:t>
            </w:r>
          </w:p>
        </w:tc>
      </w:tr>
    </w:tbl>
    <w:p w:rsidR="00B7474A" w:rsidRPr="00B7474A" w:rsidRDefault="00B7474A" w:rsidP="00B7474A">
      <w:pPr>
        <w:pStyle w:val="berschrift2"/>
      </w:pPr>
      <w:r>
        <w:t>BillingServer</w:t>
      </w:r>
    </w:p>
    <w:p w:rsidR="00B7474A" w:rsidRDefault="00B7474A" w:rsidP="00B7474A">
      <w:pPr>
        <w:spacing w:after="0"/>
        <w:rPr>
          <w:b/>
          <w:lang w:val="en-US"/>
        </w:rPr>
      </w:pPr>
      <w:proofErr w:type="gramStart"/>
      <w:r w:rsidRPr="00693E07">
        <w:rPr>
          <w:b/>
          <w:lang w:val="en-US"/>
        </w:rPr>
        <w:t>createPriceStepTest</w:t>
      </w:r>
      <w:proofErr w:type="gramEnd"/>
    </w:p>
    <w:p w:rsidR="00B7474A" w:rsidRDefault="00B7474A" w:rsidP="00B7474A">
      <w:pPr>
        <w:spacing w:after="0"/>
        <w:rPr>
          <w:lang w:val="en-US"/>
        </w:rPr>
      </w:pPr>
      <w:r>
        <w:rPr>
          <w:lang w:val="en-US"/>
        </w:rPr>
        <w:t xml:space="preserve">Creates four pricesteps (unordered) and look with </w:t>
      </w:r>
      <w:proofErr w:type="gramStart"/>
      <w:r>
        <w:rPr>
          <w:lang w:val="en-US"/>
        </w:rPr>
        <w:t>getPriceSteps(</w:t>
      </w:r>
      <w:proofErr w:type="gramEnd"/>
      <w:r>
        <w:rPr>
          <w:lang w:val="en-US"/>
        </w:rPr>
        <w:t>) if they have been created and if they are ordered correctly.</w:t>
      </w:r>
    </w:p>
    <w:p w:rsidR="00B7474A" w:rsidRPr="00693E07" w:rsidRDefault="00B7474A" w:rsidP="00B7474A">
      <w:pPr>
        <w:spacing w:after="0"/>
        <w:rPr>
          <w:lang w:val="en-US"/>
        </w:rPr>
      </w:pPr>
    </w:p>
    <w:p w:rsidR="00B7474A" w:rsidRDefault="00B7474A" w:rsidP="00B7474A">
      <w:pPr>
        <w:spacing w:after="0"/>
        <w:rPr>
          <w:b/>
          <w:lang w:val="en-US"/>
        </w:rPr>
      </w:pPr>
      <w:proofErr w:type="gramStart"/>
      <w:r w:rsidRPr="00693E07">
        <w:rPr>
          <w:b/>
          <w:lang w:val="en-US"/>
        </w:rPr>
        <w:t>createPriceStepTestPriceStepIntervalOverlapException</w:t>
      </w:r>
      <w:proofErr w:type="gramEnd"/>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proofErr w:type="gramStart"/>
      <w:r>
        <w:rPr>
          <w:lang w:val="en-US"/>
        </w:rPr>
        <w:t>Creates two PriceSteps.</w:t>
      </w:r>
      <w:proofErr w:type="gramEnd"/>
      <w:r>
        <w:rPr>
          <w:lang w:val="en-US"/>
        </w:rPr>
        <w:t xml:space="preserve"> The end prices overlap.</w:t>
      </w:r>
    </w:p>
    <w:p w:rsidR="00B7474A" w:rsidRPr="00693E07" w:rsidRDefault="00B7474A" w:rsidP="00B7474A">
      <w:pPr>
        <w:spacing w:after="0"/>
        <w:rPr>
          <w:lang w:val="en-US"/>
        </w:rPr>
      </w:pPr>
    </w:p>
    <w:p w:rsidR="00B7474A" w:rsidRDefault="00B7474A" w:rsidP="00B7474A">
      <w:pPr>
        <w:spacing w:after="0"/>
        <w:rPr>
          <w:b/>
          <w:lang w:val="en-US"/>
        </w:rPr>
      </w:pPr>
      <w:r w:rsidRPr="00693E07">
        <w:rPr>
          <w:b/>
          <w:lang w:val="en-US"/>
        </w:rPr>
        <w:t>createPriceStepTestPriceStepIntervalOverlapException2</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proofErr w:type="gramStart"/>
      <w:r>
        <w:rPr>
          <w:lang w:val="en-US"/>
        </w:rPr>
        <w:t>Creates two PriceSteps.</w:t>
      </w:r>
      <w:proofErr w:type="gramEnd"/>
      <w:r>
        <w:rPr>
          <w:lang w:val="en-US"/>
        </w:rPr>
        <w:t xml:space="preserve"> The end prices are infinity and the start prices overlap.</w:t>
      </w:r>
    </w:p>
    <w:p w:rsidR="00B7474A" w:rsidRPr="00693E07" w:rsidRDefault="00B7474A" w:rsidP="00B7474A">
      <w:pPr>
        <w:spacing w:after="0"/>
        <w:rPr>
          <w:b/>
          <w:lang w:val="en-US"/>
        </w:rPr>
      </w:pPr>
    </w:p>
    <w:p w:rsidR="00B7474A" w:rsidRDefault="00B7474A" w:rsidP="00B7474A">
      <w:pPr>
        <w:spacing w:after="0"/>
        <w:rPr>
          <w:b/>
          <w:lang w:val="en-US"/>
        </w:rPr>
      </w:pPr>
      <w:r w:rsidRPr="00693E07">
        <w:rPr>
          <w:b/>
          <w:lang w:val="en-US"/>
        </w:rPr>
        <w:t>createPriceStepTestPriceStepIntervalOverlapException3</w:t>
      </w:r>
    </w:p>
    <w:p w:rsidR="00B7474A" w:rsidRDefault="00B7474A" w:rsidP="00B7474A">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B7474A" w:rsidRDefault="00B7474A" w:rsidP="00B7474A">
      <w:pPr>
        <w:spacing w:after="0"/>
        <w:rPr>
          <w:lang w:val="en-US"/>
        </w:rPr>
      </w:pPr>
      <w:proofErr w:type="gramStart"/>
      <w:r>
        <w:rPr>
          <w:lang w:val="en-US"/>
        </w:rPr>
        <w:t>Creates two PriceSteps.</w:t>
      </w:r>
      <w:proofErr w:type="gramEnd"/>
      <w:r>
        <w:rPr>
          <w:lang w:val="en-US"/>
        </w:rPr>
        <w:t xml:space="preserve"> The first price step has as end price infnity and the second start price is higher than the start price from the first price step. The price steps overlap.</w:t>
      </w:r>
    </w:p>
    <w:p w:rsidR="00B7474A" w:rsidRDefault="00B7474A" w:rsidP="00B7474A">
      <w:pPr>
        <w:spacing w:after="0"/>
        <w:rPr>
          <w:lang w:val="en-US"/>
        </w:rPr>
      </w:pPr>
    </w:p>
    <w:p w:rsidR="00B7474A" w:rsidRDefault="00B7474A" w:rsidP="00B7474A">
      <w:pPr>
        <w:spacing w:after="0"/>
        <w:rPr>
          <w:b/>
          <w:lang w:val="en-US"/>
        </w:rPr>
      </w:pPr>
      <w:proofErr w:type="gramStart"/>
      <w:r w:rsidRPr="008A15C1">
        <w:rPr>
          <w:b/>
          <w:lang w:val="en-US"/>
        </w:rPr>
        <w:t>createPriceStepTestIllegalValueException</w:t>
      </w:r>
      <w:proofErr w:type="gramEnd"/>
    </w:p>
    <w:p w:rsidR="00B7474A" w:rsidRDefault="00B7474A" w:rsidP="00B7474A">
      <w:pPr>
        <w:spacing w:after="0"/>
        <w:rPr>
          <w:b/>
          <w:lang w:val="en-US"/>
        </w:rPr>
      </w:pPr>
      <w:r>
        <w:rPr>
          <w:lang w:val="en-US"/>
        </w:rPr>
        <w:t>E</w:t>
      </w:r>
      <w:r w:rsidRPr="00693E07">
        <w:rPr>
          <w:lang w:val="en-US"/>
        </w:rPr>
        <w:t>xpects</w:t>
      </w:r>
      <w:r>
        <w:rPr>
          <w:lang w:val="en-US"/>
        </w:rPr>
        <w:t>:</w:t>
      </w:r>
      <w:r w:rsidRPr="008A15C1">
        <w:rPr>
          <w:lang w:val="en-US"/>
        </w:rPr>
        <w:t xml:space="preserve"> IllegalValueException</w:t>
      </w:r>
    </w:p>
    <w:p w:rsidR="00B7474A" w:rsidRPr="008A15C1" w:rsidRDefault="00B7474A" w:rsidP="00B7474A">
      <w:pPr>
        <w:spacing w:after="0"/>
        <w:rPr>
          <w:lang w:val="en-US"/>
        </w:rPr>
      </w:pPr>
      <w:r>
        <w:rPr>
          <w:lang w:val="en-US"/>
        </w:rPr>
        <w:t xml:space="preserve">Create a price step with negative value. </w:t>
      </w:r>
      <w:proofErr w:type="gramStart"/>
      <w:r>
        <w:rPr>
          <w:lang w:val="en-US"/>
        </w:rPr>
        <w:t xml:space="preserve">Throws </w:t>
      </w:r>
      <w:r w:rsidRPr="008A15C1">
        <w:rPr>
          <w:lang w:val="en-US"/>
        </w:rPr>
        <w:t>IllegalValueException</w:t>
      </w:r>
      <w:r>
        <w:rPr>
          <w:lang w:val="en-US"/>
        </w:rPr>
        <w:t>.</w:t>
      </w:r>
      <w:proofErr w:type="gramEnd"/>
    </w:p>
    <w:p w:rsidR="00B7474A" w:rsidRPr="00693E07" w:rsidRDefault="00B7474A" w:rsidP="00B7474A">
      <w:pPr>
        <w:spacing w:after="0"/>
        <w:rPr>
          <w:b/>
          <w:lang w:val="en-US"/>
        </w:rPr>
      </w:pPr>
    </w:p>
    <w:p w:rsidR="00B7474A" w:rsidRDefault="00B7474A" w:rsidP="00B7474A">
      <w:pPr>
        <w:spacing w:after="0"/>
        <w:rPr>
          <w:b/>
          <w:lang w:val="en-US"/>
        </w:rPr>
      </w:pPr>
      <w:proofErr w:type="gramStart"/>
      <w:r w:rsidRPr="00693E07">
        <w:rPr>
          <w:b/>
          <w:lang w:val="en-US"/>
        </w:rPr>
        <w:t>deletePriceStepTest</w:t>
      </w:r>
      <w:proofErr w:type="gramEnd"/>
    </w:p>
    <w:p w:rsidR="00B7474A" w:rsidRDefault="00B7474A" w:rsidP="00B7474A">
      <w:pPr>
        <w:spacing w:after="0"/>
        <w:rPr>
          <w:lang w:val="en-US"/>
        </w:rPr>
      </w:pPr>
      <w:proofErr w:type="gramStart"/>
      <w:r>
        <w:rPr>
          <w:lang w:val="en-US"/>
        </w:rPr>
        <w:t>Creates a price step.</w:t>
      </w:r>
      <w:proofErr w:type="gramEnd"/>
      <w:r>
        <w:rPr>
          <w:lang w:val="en-US"/>
        </w:rPr>
        <w:t xml:space="preserve"> </w:t>
      </w:r>
      <w:proofErr w:type="gramStart"/>
      <w:r>
        <w:rPr>
          <w:lang w:val="en-US"/>
        </w:rPr>
        <w:t>Deletes a price step.</w:t>
      </w:r>
      <w:proofErr w:type="gramEnd"/>
      <w:r>
        <w:rPr>
          <w:lang w:val="en-US"/>
        </w:rPr>
        <w:t xml:space="preserve"> Then creates the same step again and some additional. No exception is called because the step was successfully deleted and could be created again.</w:t>
      </w:r>
    </w:p>
    <w:p w:rsidR="00B7474A" w:rsidRPr="00237451" w:rsidRDefault="00B7474A" w:rsidP="00B7474A">
      <w:pPr>
        <w:spacing w:after="0"/>
        <w:rPr>
          <w:lang w:val="en-US"/>
        </w:rPr>
      </w:pPr>
    </w:p>
    <w:p w:rsidR="00B7474A" w:rsidRDefault="00B7474A" w:rsidP="00B7474A">
      <w:pPr>
        <w:spacing w:after="0"/>
        <w:rPr>
          <w:b/>
          <w:lang w:val="en-US"/>
        </w:rPr>
      </w:pPr>
      <w:proofErr w:type="gramStart"/>
      <w:r w:rsidRPr="00693E07">
        <w:rPr>
          <w:b/>
          <w:lang w:val="en-US"/>
        </w:rPr>
        <w:t>toStringTest</w:t>
      </w:r>
      <w:proofErr w:type="gramEnd"/>
    </w:p>
    <w:p w:rsidR="00B7474A" w:rsidRDefault="00B7474A" w:rsidP="00B7474A">
      <w:pPr>
        <w:spacing w:after="0"/>
        <w:rPr>
          <w:lang w:val="en-US"/>
        </w:rPr>
      </w:pPr>
      <w:proofErr w:type="gramStart"/>
      <w:r>
        <w:rPr>
          <w:lang w:val="en-US"/>
        </w:rPr>
        <w:t>Creates a price step and tests if the toString method output format is correct.</w:t>
      </w:r>
      <w:proofErr w:type="gramEnd"/>
    </w:p>
    <w:p w:rsidR="00B7474A" w:rsidRPr="00237451" w:rsidRDefault="00B7474A" w:rsidP="00B7474A">
      <w:pPr>
        <w:spacing w:after="0"/>
        <w:rPr>
          <w:lang w:val="en-US"/>
        </w:rPr>
      </w:pPr>
    </w:p>
    <w:p w:rsidR="00B7474A" w:rsidRDefault="00B7474A" w:rsidP="00B7474A">
      <w:pPr>
        <w:spacing w:after="0"/>
        <w:rPr>
          <w:b/>
          <w:lang w:val="en-US"/>
        </w:rPr>
      </w:pPr>
      <w:proofErr w:type="gramStart"/>
      <w:r w:rsidRPr="00693E07">
        <w:rPr>
          <w:b/>
          <w:lang w:val="en-US"/>
        </w:rPr>
        <w:t>billAuctionAndGetBillTest</w:t>
      </w:r>
      <w:proofErr w:type="gramEnd"/>
    </w:p>
    <w:p w:rsidR="00B7474A" w:rsidRDefault="00B7474A" w:rsidP="00B7474A">
      <w:pPr>
        <w:spacing w:after="0"/>
        <w:rPr>
          <w:lang w:val="en-US"/>
        </w:rPr>
      </w:pPr>
      <w:proofErr w:type="gramStart"/>
      <w:r>
        <w:rPr>
          <w:lang w:val="en-US"/>
        </w:rPr>
        <w:t>Creates some price steps and bills.</w:t>
      </w:r>
      <w:proofErr w:type="gramEnd"/>
      <w:r>
        <w:rPr>
          <w:lang w:val="en-US"/>
        </w:rPr>
        <w:t xml:space="preserve"> Tests if the bill functions calculation is correct. (</w:t>
      </w:r>
      <w:proofErr w:type="gramStart"/>
      <w:r>
        <w:rPr>
          <w:lang w:val="en-US"/>
        </w:rPr>
        <w:t>calls</w:t>
      </w:r>
      <w:proofErr w:type="gramEnd"/>
      <w:r>
        <w:rPr>
          <w:lang w:val="en-US"/>
        </w:rPr>
        <w:t xml:space="preserve"> getBill).</w:t>
      </w:r>
    </w:p>
    <w:p w:rsidR="00B7474A" w:rsidRPr="00237451" w:rsidRDefault="00B7474A" w:rsidP="00B7474A">
      <w:pPr>
        <w:spacing w:after="0"/>
        <w:rPr>
          <w:lang w:val="en-US"/>
        </w:rPr>
      </w:pPr>
    </w:p>
    <w:p w:rsidR="00B7474A" w:rsidRDefault="00B7474A" w:rsidP="00B7474A">
      <w:pPr>
        <w:spacing w:after="0"/>
        <w:rPr>
          <w:b/>
          <w:lang w:val="en-US"/>
        </w:rPr>
      </w:pPr>
      <w:proofErr w:type="gramStart"/>
      <w:r w:rsidRPr="00693E07">
        <w:rPr>
          <w:b/>
          <w:lang w:val="en-US"/>
        </w:rPr>
        <w:t>billAuctionAndGetBillTestIntervalDoesNotExist</w:t>
      </w:r>
      <w:proofErr w:type="gramEnd"/>
    </w:p>
    <w:p w:rsidR="00B7474A" w:rsidRDefault="00B7474A" w:rsidP="00B7474A">
      <w:pPr>
        <w:spacing w:after="0"/>
        <w:rPr>
          <w:lang w:val="en-US"/>
        </w:rPr>
      </w:pPr>
      <w:proofErr w:type="gramStart"/>
      <w:r>
        <w:rPr>
          <w:lang w:val="en-US"/>
        </w:rPr>
        <w:t>Creates some price steps and bills.</w:t>
      </w:r>
      <w:proofErr w:type="gramEnd"/>
      <w:r>
        <w:rPr>
          <w:lang w:val="en-US"/>
        </w:rPr>
        <w:t xml:space="preserve"> Tests if the bill functions calculation is correct if no price step exists for the given interval. (</w:t>
      </w:r>
      <w:proofErr w:type="gramStart"/>
      <w:r>
        <w:rPr>
          <w:lang w:val="en-US"/>
        </w:rPr>
        <w:t>calls</w:t>
      </w:r>
      <w:proofErr w:type="gramEnd"/>
      <w:r>
        <w:rPr>
          <w:lang w:val="en-US"/>
        </w:rPr>
        <w:t xml:space="preserve"> getBill)</w:t>
      </w:r>
    </w:p>
    <w:p w:rsidR="00B7474A" w:rsidRPr="00237451" w:rsidRDefault="00B7474A" w:rsidP="00B7474A">
      <w:pPr>
        <w:spacing w:after="0"/>
        <w:rPr>
          <w:lang w:val="en-US"/>
        </w:rPr>
      </w:pPr>
    </w:p>
    <w:p w:rsidR="00B7474A" w:rsidRDefault="00B7474A" w:rsidP="00B7474A">
      <w:pPr>
        <w:spacing w:after="0"/>
        <w:rPr>
          <w:b/>
          <w:lang w:val="en-US"/>
        </w:rPr>
      </w:pPr>
      <w:proofErr w:type="gramStart"/>
      <w:r w:rsidRPr="00693E07">
        <w:rPr>
          <w:b/>
          <w:lang w:val="en-US"/>
        </w:rPr>
        <w:t>getBillTestFalse</w:t>
      </w:r>
      <w:proofErr w:type="gramEnd"/>
    </w:p>
    <w:p w:rsidR="00B7474A" w:rsidRDefault="00B7474A" w:rsidP="00B7474A">
      <w:pPr>
        <w:spacing w:after="0"/>
        <w:rPr>
          <w:lang w:val="en-US"/>
        </w:rPr>
      </w:pPr>
      <w:proofErr w:type="gramStart"/>
      <w:r>
        <w:rPr>
          <w:lang w:val="en-US"/>
        </w:rPr>
        <w:t>Calls getBill for a user that does not exist.</w:t>
      </w:r>
      <w:proofErr w:type="gramEnd"/>
      <w:r>
        <w:rPr>
          <w:lang w:val="en-US"/>
        </w:rPr>
        <w:t xml:space="preserve">  Tests if the output is correct (user gets informed that there are no bills for him)</w:t>
      </w:r>
    </w:p>
    <w:p w:rsidR="00B7474A" w:rsidRPr="00237451" w:rsidRDefault="00B7474A" w:rsidP="00B7474A">
      <w:pPr>
        <w:spacing w:after="0"/>
        <w:rPr>
          <w:lang w:val="en-US"/>
        </w:rPr>
      </w:pPr>
    </w:p>
    <w:p w:rsidR="00B7474A" w:rsidRDefault="00B7474A" w:rsidP="00B7474A">
      <w:pPr>
        <w:spacing w:after="0"/>
        <w:rPr>
          <w:b/>
          <w:lang w:val="en-US"/>
        </w:rPr>
      </w:pPr>
      <w:proofErr w:type="gramStart"/>
      <w:r w:rsidRPr="00693E07">
        <w:rPr>
          <w:b/>
          <w:lang w:val="en-US"/>
        </w:rPr>
        <w:t>shutdownAndLoad</w:t>
      </w:r>
      <w:proofErr w:type="gramEnd"/>
    </w:p>
    <w:p w:rsidR="00B7474A" w:rsidRPr="00B7474A" w:rsidRDefault="00B7474A" w:rsidP="00B7474A">
      <w:pPr>
        <w:rPr>
          <w:b/>
          <w:bCs/>
          <w:lang w:val="en-US"/>
        </w:rPr>
      </w:pPr>
      <w:proofErr w:type="gramStart"/>
      <w:r>
        <w:rPr>
          <w:lang w:val="en-US"/>
        </w:rPr>
        <w:t>Creates some price steps and bills.</w:t>
      </w:r>
      <w:proofErr w:type="gramEnd"/>
      <w:r>
        <w:rPr>
          <w:lang w:val="en-US"/>
        </w:rPr>
        <w:t xml:space="preserve"> </w:t>
      </w:r>
      <w:proofErr w:type="gramStart"/>
      <w:r>
        <w:rPr>
          <w:lang w:val="en-US"/>
        </w:rPr>
        <w:t>Calls getBill to show that the data exists in the Map.</w:t>
      </w:r>
      <w:proofErr w:type="gramEnd"/>
      <w:r>
        <w:rPr>
          <w:lang w:val="en-US"/>
        </w:rPr>
        <w:t xml:space="preserve"> </w:t>
      </w:r>
      <w:proofErr w:type="gramStart"/>
      <w:r>
        <w:rPr>
          <w:lang w:val="en-US"/>
        </w:rPr>
        <w:t>Tests if shutdown saves the data to a file and if the data is loaded again after creating a new instance.</w:t>
      </w:r>
      <w:proofErr w:type="gramEnd"/>
      <w:r>
        <w:rPr>
          <w:lang w:val="en-US"/>
        </w:rPr>
        <w:t xml:space="preserve"> These functions work correct if the same data is loaded again. That means that the getBill method is called again after saving and loading the data.</w:t>
      </w:r>
      <w:r w:rsidRPr="00B7474A">
        <w:rPr>
          <w:lang w:val="en-US"/>
        </w:rPr>
        <w:br w:type="page"/>
      </w:r>
    </w:p>
    <w:p w:rsidR="00590D1B" w:rsidRPr="00B7474A" w:rsidRDefault="00124EFB" w:rsidP="00124EFB">
      <w:pPr>
        <w:pStyle w:val="berschrift1"/>
        <w:rPr>
          <w:lang w:val="en-US"/>
        </w:rPr>
      </w:pPr>
      <w:r w:rsidRPr="00B7474A">
        <w:rPr>
          <w:lang w:val="en-US"/>
        </w:rPr>
        <w:lastRenderedPageBreak/>
        <w:t>Absprachen</w:t>
      </w:r>
    </w:p>
    <w:p w:rsidR="00124EFB" w:rsidRDefault="00124EFB" w:rsidP="00124EFB">
      <w:pPr>
        <w:widowControl w:val="0"/>
      </w:pPr>
      <w:r>
        <w:t>-&gt; Analytic Server</w:t>
      </w:r>
    </w:p>
    <w:p w:rsidR="00124EFB" w:rsidRDefault="00124EFB" w:rsidP="00124EFB">
      <w:pPr>
        <w:widowControl w:val="0"/>
      </w:pPr>
      <w:r>
        <w:t>-&gt; Billing Server  (Frage GRAFIK?) schritte setzen, abrechnung erstellen -&gt; keine persistenz</w:t>
      </w:r>
    </w:p>
    <w:p w:rsidR="00124EFB" w:rsidRPr="00F1077E" w:rsidRDefault="00124EFB" w:rsidP="00124EFB">
      <w:pPr>
        <w:widowControl w:val="0"/>
        <w:rPr>
          <w:lang w:val="en-US"/>
        </w:rPr>
      </w:pPr>
      <w:r w:rsidRPr="00F1077E">
        <w:rPr>
          <w:lang w:val="en-US"/>
        </w:rPr>
        <w:t>-&gt; Testing Load Client (Viele Clients machen bids etc.)</w:t>
      </w:r>
    </w:p>
    <w:p w:rsidR="00124EFB" w:rsidRDefault="00124EFB" w:rsidP="00124EFB">
      <w:pPr>
        <w:widowControl w:val="0"/>
      </w:pPr>
      <w:r>
        <w:t>-&gt; Management Client (Befehle für Billing Server, Benachrichtungungen etc)</w:t>
      </w:r>
    </w:p>
    <w:p w:rsidR="00124EFB" w:rsidRDefault="00124EFB" w:rsidP="00124EFB">
      <w:pPr>
        <w:widowControl w:val="0"/>
      </w:pPr>
    </w:p>
    <w:p w:rsidR="00124EFB" w:rsidRDefault="00124EFB" w:rsidP="00124EFB">
      <w:pPr>
        <w:widowControl w:val="0"/>
      </w:pPr>
      <w:r>
        <w:t>Altes Programm →  List-&gt; ConcurrentHashMap, Eigene Exceptions → UDP Notification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UML-Klassendiagramm → Krepela, Traxler</w:t>
      </w:r>
    </w:p>
    <w:p w:rsidR="00124EFB" w:rsidRDefault="00124EFB" w:rsidP="00124EFB">
      <w:pPr>
        <w:widowControl w:val="0"/>
      </w:pPr>
      <w:r>
        <w:t>Aktivitätdiagrann → Lipovits</w:t>
      </w:r>
      <w:r>
        <w:tab/>
      </w:r>
    </w:p>
    <w:p w:rsidR="00124EFB" w:rsidRPr="00F1077E" w:rsidRDefault="00124EFB" w:rsidP="00124EFB">
      <w:pPr>
        <w:widowControl w:val="0"/>
        <w:rPr>
          <w:lang w:val="en-US"/>
        </w:rPr>
      </w:pPr>
      <w:r w:rsidRPr="00F1077E">
        <w:rPr>
          <w:lang w:val="en-US"/>
        </w:rPr>
        <w:t>Use Case Diagramme → Reichmann</w:t>
      </w:r>
    </w:p>
    <w:p w:rsidR="00124EFB" w:rsidRPr="00F1077E" w:rsidRDefault="00124EFB" w:rsidP="00124EFB">
      <w:pPr>
        <w:widowControl w:val="0"/>
        <w:rPr>
          <w:lang w:val="en-US"/>
        </w:rPr>
      </w:pPr>
      <w:r w:rsidRPr="00F1077E">
        <w:rPr>
          <w:lang w:val="en-US"/>
        </w:rPr>
        <w:t>Checker → Tattyrek</w:t>
      </w: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RMI-Verbindungen → Traxler</w:t>
      </w:r>
    </w:p>
    <w:p w:rsidR="00124EFB" w:rsidRDefault="00124EFB" w:rsidP="00124EFB">
      <w:pPr>
        <w:widowControl w:val="0"/>
        <w:numPr>
          <w:ilvl w:val="0"/>
          <w:numId w:val="1"/>
        </w:numPr>
        <w:spacing w:after="0"/>
        <w:ind w:hanging="359"/>
        <w:contextualSpacing/>
      </w:pPr>
      <w:r>
        <w:t>Analytics Server → Reichmann, Tattyrek</w:t>
      </w:r>
    </w:p>
    <w:p w:rsidR="00124EFB" w:rsidRDefault="00124EFB" w:rsidP="00124EFB">
      <w:pPr>
        <w:widowControl w:val="0"/>
        <w:numPr>
          <w:ilvl w:val="0"/>
          <w:numId w:val="1"/>
        </w:numPr>
        <w:spacing w:after="0"/>
        <w:ind w:hanging="359"/>
        <w:contextualSpacing/>
      </w:pPr>
      <w:r>
        <w:t>Billing Server → Krepela</w:t>
      </w:r>
    </w:p>
    <w:p w:rsidR="00124EFB" w:rsidRDefault="00124EFB" w:rsidP="00124EFB">
      <w:pPr>
        <w:widowControl w:val="0"/>
        <w:numPr>
          <w:ilvl w:val="0"/>
          <w:numId w:val="1"/>
        </w:numPr>
        <w:spacing w:after="0"/>
        <w:ind w:hanging="359"/>
        <w:contextualSpacing/>
      </w:pPr>
      <w:r>
        <w:t>Management Client →  Lipovits</w:t>
      </w:r>
      <w:r>
        <w:tab/>
      </w:r>
    </w:p>
    <w:p w:rsidR="00124EFB" w:rsidRDefault="00124EFB" w:rsidP="00124EFB">
      <w:pPr>
        <w:widowControl w:val="0"/>
        <w:numPr>
          <w:ilvl w:val="0"/>
          <w:numId w:val="1"/>
        </w:numPr>
        <w:spacing w:after="0"/>
        <w:ind w:hanging="359"/>
        <w:contextualSpacing/>
      </w:pPr>
      <w:r>
        <w:t>Testing Component  → Lipovits</w:t>
      </w:r>
    </w:p>
    <w:p w:rsidR="00124EFB" w:rsidRDefault="00124EFB" w:rsidP="00124EFB">
      <w:pPr>
        <w:widowControl w:val="0"/>
        <w:numPr>
          <w:ilvl w:val="0"/>
          <w:numId w:val="1"/>
        </w:numPr>
        <w:spacing w:after="0"/>
        <w:ind w:hanging="359"/>
        <w:contextualSpacing/>
      </w:pPr>
      <w:r>
        <w:t>Model →Tattyrek (Model JUnitTests)</w:t>
      </w:r>
    </w:p>
    <w:p w:rsidR="00124EFB" w:rsidRDefault="00124EFB" w:rsidP="00124EFB">
      <w:pPr>
        <w:widowControl w:val="0"/>
        <w:numPr>
          <w:ilvl w:val="0"/>
          <w:numId w:val="1"/>
        </w:numPr>
        <w:spacing w:after="0"/>
        <w:ind w:hanging="359"/>
        <w:contextualSpacing/>
      </w:pPr>
      <w:r>
        <w:t xml:space="preserve">Ausbesssern alten Code → Traxler, Reichmann </w:t>
      </w:r>
    </w:p>
    <w:p w:rsidR="00124EFB" w:rsidRDefault="00124EFB" w:rsidP="00124EFB">
      <w:pPr>
        <w:widowControl w:val="0"/>
        <w:numPr>
          <w:ilvl w:val="0"/>
          <w:numId w:val="1"/>
        </w:numPr>
        <w:spacing w:after="0"/>
        <w:ind w:hanging="359"/>
        <w:contextualSpacing/>
      </w:pPr>
      <w:r>
        <w:t>Ant,Protokoll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(Lipovits)</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r>
        <w:t>Exception geworden (außer nicht beötigt)</w:t>
      </w:r>
    </w:p>
    <w:p w:rsidR="00294779" w:rsidRDefault="00294779" w:rsidP="00294779">
      <w:r>
        <w:t>Load-Testing Component: (Lipovits)</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(Package Client aus altem src) erstellen</w:t>
      </w:r>
    </w:p>
    <w:p w:rsidR="00294779" w:rsidRPr="00AE7056" w:rsidRDefault="00294779" w:rsidP="00294779">
      <w:pPr>
        <w:pStyle w:val="Listenabsatz"/>
        <w:numPr>
          <w:ilvl w:val="0"/>
          <w:numId w:val="4"/>
        </w:numPr>
        <w:rPr>
          <w:lang w:val="en-US"/>
        </w:rPr>
      </w:pPr>
      <w:r w:rsidRPr="00AE7056">
        <w:rPr>
          <w:lang w:val="en-US"/>
        </w:rPr>
        <w:t>Implementieren Fake_Cli (Stichwort InputStream)</w:t>
      </w:r>
    </w:p>
    <w:p w:rsidR="00294779" w:rsidRDefault="00294779" w:rsidP="00294779">
      <w:pPr>
        <w:rPr>
          <w:lang w:val="en-US"/>
        </w:rPr>
      </w:pPr>
      <w:r>
        <w:rPr>
          <w:lang w:val="en-US"/>
        </w:rPr>
        <w:t>BillingServer + Secure (Krepela)</w:t>
      </w:r>
    </w:p>
    <w:p w:rsidR="00294779" w:rsidRDefault="00294779" w:rsidP="00294779">
      <w:pPr>
        <w:pStyle w:val="Listenabsatz"/>
        <w:numPr>
          <w:ilvl w:val="0"/>
          <w:numId w:val="5"/>
        </w:numPr>
        <w:rPr>
          <w:lang w:val="en-US"/>
        </w:rPr>
      </w:pPr>
      <w:r>
        <w:rPr>
          <w:lang w:val="en-US"/>
        </w:rPr>
        <w:t>Erstellen von PriceSteps</w:t>
      </w:r>
    </w:p>
    <w:p w:rsidR="00294779" w:rsidRDefault="00294779" w:rsidP="00294779">
      <w:pPr>
        <w:pStyle w:val="Listenabsatz"/>
        <w:numPr>
          <w:ilvl w:val="0"/>
          <w:numId w:val="5"/>
        </w:numPr>
        <w:rPr>
          <w:lang w:val="en-US"/>
        </w:rPr>
      </w:pPr>
      <w:r>
        <w:rPr>
          <w:lang w:val="en-US"/>
        </w:rPr>
        <w:t>Löschen von PriceSteps</w:t>
      </w:r>
    </w:p>
    <w:p w:rsidR="00294779" w:rsidRDefault="00294779" w:rsidP="00294779">
      <w:pPr>
        <w:pStyle w:val="Listenabsatz"/>
        <w:numPr>
          <w:ilvl w:val="0"/>
          <w:numId w:val="5"/>
        </w:numPr>
        <w:rPr>
          <w:lang w:val="en-US"/>
        </w:rPr>
      </w:pPr>
      <w:r>
        <w:rPr>
          <w:lang w:val="en-US"/>
        </w:rPr>
        <w:t>Anzeigen der PriceSteps schön formatiert</w:t>
      </w:r>
    </w:p>
    <w:p w:rsidR="00294779" w:rsidRDefault="00294779" w:rsidP="00294779">
      <w:pPr>
        <w:pStyle w:val="Listenabsatz"/>
        <w:numPr>
          <w:ilvl w:val="0"/>
          <w:numId w:val="5"/>
        </w:numPr>
      </w:pPr>
      <w:r w:rsidRPr="002B307E">
        <w:t>Anmelden mittels Username + pwd,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r>
        <w:t>AnalyticsServer (Reichmann)</w:t>
      </w:r>
    </w:p>
    <w:p w:rsidR="00294779" w:rsidRDefault="00294779" w:rsidP="00294779">
      <w:pPr>
        <w:pStyle w:val="Listenabsatz"/>
        <w:numPr>
          <w:ilvl w:val="0"/>
          <w:numId w:val="6"/>
        </w:numPr>
      </w:pPr>
      <w:r>
        <w:t>Alle Events als Models erstellt und entsprechende HashMap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Passende Events zu einem Regex finden</w:t>
      </w:r>
    </w:p>
    <w:p w:rsidR="00294779" w:rsidRDefault="00294779" w:rsidP="00294779">
      <w:pPr>
        <w:pStyle w:val="Listenabsatz"/>
        <w:numPr>
          <w:ilvl w:val="0"/>
          <w:numId w:val="6"/>
        </w:numPr>
      </w:pPr>
      <w:r>
        <w:t>Überlegen von Notifications zu einem Event</w:t>
      </w:r>
    </w:p>
    <w:p w:rsidR="00294779" w:rsidRDefault="00294779" w:rsidP="00294779">
      <w:r>
        <w:t>RMI-Verbindungen (Traxler)</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r>
        <w:t>Stubs implementiert</w:t>
      </w:r>
    </w:p>
    <w:p w:rsidR="00294779" w:rsidRDefault="00294779" w:rsidP="00294779">
      <w:pPr>
        <w:pStyle w:val="Listenabsatz"/>
        <w:numPr>
          <w:ilvl w:val="0"/>
          <w:numId w:val="7"/>
        </w:numPr>
      </w:pPr>
      <w:r>
        <w:t>Sozusagen fertig um die Componenten nurnoch verbinden zu müssen</w:t>
      </w:r>
    </w:p>
    <w:p w:rsidR="00294779" w:rsidRDefault="00294779" w:rsidP="00294779">
      <w:r>
        <w:t>Alter Server: (Traxler/Reichmann)</w:t>
      </w:r>
    </w:p>
    <w:p w:rsidR="00294779" w:rsidRDefault="00294779" w:rsidP="00294779">
      <w:pPr>
        <w:pStyle w:val="Listenabsatz"/>
        <w:numPr>
          <w:ilvl w:val="0"/>
          <w:numId w:val="8"/>
        </w:numPr>
      </w:pPr>
      <w:r>
        <w:t>ArrayList durch HashMap ersetzen</w:t>
      </w:r>
    </w:p>
    <w:p w:rsidR="00294779" w:rsidRDefault="00294779" w:rsidP="00294779">
      <w:pPr>
        <w:pStyle w:val="Listenabsatz"/>
        <w:numPr>
          <w:ilvl w:val="0"/>
          <w:numId w:val="8"/>
        </w:numPr>
      </w:pPr>
      <w:r>
        <w:t>Eigene Exceptions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r>
        <w:t>Ev TimerService</w:t>
      </w:r>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r>
        <w:t>Include bei Use-Case entfernen</w:t>
      </w:r>
    </w:p>
    <w:p w:rsidR="00294779" w:rsidRPr="00423194" w:rsidRDefault="00294779" w:rsidP="00294779">
      <w:pPr>
        <w:pStyle w:val="Listenabsatz"/>
        <w:numPr>
          <w:ilvl w:val="0"/>
          <w:numId w:val="9"/>
        </w:numPr>
        <w:rPr>
          <w:b/>
        </w:rPr>
      </w:pPr>
      <w:r>
        <w:t>Sichtbarer machen</w:t>
      </w:r>
    </w:p>
    <w:p w:rsidR="00294779" w:rsidRDefault="00294779" w:rsidP="00294779">
      <w:r>
        <w:rPr>
          <w:b/>
        </w:rPr>
        <w:t>Mfg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nurnoch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(AnalyseServer is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Nanak: Du übernimmst erstmal den FileHandler,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schreibt bitte seine Dokumentation für seinen Part. Testing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mfg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Traxler/Krepela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Das bedeutet für Traxler, dass er die RMI-Objekte überall in die</w:t>
      </w:r>
    </w:p>
    <w:p w:rsidR="006906FA" w:rsidRDefault="006906FA" w:rsidP="006906FA">
      <w:pPr>
        <w:pStyle w:val="HTMLVorformatiert"/>
      </w:pPr>
      <w:r>
        <w:t>Registry schreiben muss, und für alle Server + MgmtClient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r>
        <w:t>mfg,</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1BB0D3F"/>
    <w:multiLevelType w:val="multilevel"/>
    <w:tmpl w:val="C904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E90043"/>
    <w:multiLevelType w:val="multilevel"/>
    <w:tmpl w:val="68EA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CA96CFB"/>
    <w:multiLevelType w:val="multilevel"/>
    <w:tmpl w:val="6810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6FD2F91"/>
    <w:multiLevelType w:val="multilevel"/>
    <w:tmpl w:val="0BA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1C2EA1"/>
    <w:multiLevelType w:val="multilevel"/>
    <w:tmpl w:val="1B70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D55E4"/>
    <w:multiLevelType w:val="multilevel"/>
    <w:tmpl w:val="A686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2B10B8"/>
    <w:multiLevelType w:val="hybridMultilevel"/>
    <w:tmpl w:val="2D58D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EC8144D"/>
    <w:multiLevelType w:val="multilevel"/>
    <w:tmpl w:val="20B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4B5E3C"/>
    <w:multiLevelType w:val="multilevel"/>
    <w:tmpl w:val="E06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8D7186"/>
    <w:multiLevelType w:val="multilevel"/>
    <w:tmpl w:val="07B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5F53E9"/>
    <w:multiLevelType w:val="hybridMultilevel"/>
    <w:tmpl w:val="90E2D1E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nsid w:val="2B72632B"/>
    <w:multiLevelType w:val="multilevel"/>
    <w:tmpl w:val="894E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4784E"/>
    <w:multiLevelType w:val="multilevel"/>
    <w:tmpl w:val="247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C44083"/>
    <w:multiLevelType w:val="multilevel"/>
    <w:tmpl w:val="6A1E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BF2F5F"/>
    <w:multiLevelType w:val="multilevel"/>
    <w:tmpl w:val="F73A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142107"/>
    <w:multiLevelType w:val="multilevel"/>
    <w:tmpl w:val="7056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7408DF"/>
    <w:multiLevelType w:val="hybridMultilevel"/>
    <w:tmpl w:val="B750E65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060774F"/>
    <w:multiLevelType w:val="multilevel"/>
    <w:tmpl w:val="E946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72207B"/>
    <w:multiLevelType w:val="multilevel"/>
    <w:tmpl w:val="976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2EC7BAF"/>
    <w:multiLevelType w:val="multilevel"/>
    <w:tmpl w:val="6088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B44676"/>
    <w:multiLevelType w:val="multilevel"/>
    <w:tmpl w:val="E472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030657"/>
    <w:multiLevelType w:val="multilevel"/>
    <w:tmpl w:val="D1E2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2DB"/>
    <w:multiLevelType w:val="multilevel"/>
    <w:tmpl w:val="0F58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BF22DC"/>
    <w:multiLevelType w:val="multilevel"/>
    <w:tmpl w:val="308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940510"/>
    <w:multiLevelType w:val="multilevel"/>
    <w:tmpl w:val="CA84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5D2790"/>
    <w:multiLevelType w:val="multilevel"/>
    <w:tmpl w:val="0408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61416B"/>
    <w:multiLevelType w:val="hybridMultilevel"/>
    <w:tmpl w:val="E01403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3"/>
  </w:num>
  <w:num w:numId="4">
    <w:abstractNumId w:val="28"/>
  </w:num>
  <w:num w:numId="5">
    <w:abstractNumId w:val="24"/>
  </w:num>
  <w:num w:numId="6">
    <w:abstractNumId w:val="35"/>
  </w:num>
  <w:num w:numId="7">
    <w:abstractNumId w:val="5"/>
  </w:num>
  <w:num w:numId="8">
    <w:abstractNumId w:val="2"/>
  </w:num>
  <w:num w:numId="9">
    <w:abstractNumId w:val="7"/>
  </w:num>
  <w:num w:numId="10">
    <w:abstractNumId w:val="29"/>
  </w:num>
  <w:num w:numId="11">
    <w:abstractNumId w:val="22"/>
  </w:num>
  <w:num w:numId="12">
    <w:abstractNumId w:val="26"/>
  </w:num>
  <w:num w:numId="13">
    <w:abstractNumId w:val="12"/>
  </w:num>
  <w:num w:numId="14">
    <w:abstractNumId w:val="13"/>
  </w:num>
  <w:num w:numId="15">
    <w:abstractNumId w:val="19"/>
  </w:num>
  <w:num w:numId="16">
    <w:abstractNumId w:val="14"/>
  </w:num>
  <w:num w:numId="17">
    <w:abstractNumId w:val="6"/>
  </w:num>
  <w:num w:numId="18">
    <w:abstractNumId w:val="4"/>
  </w:num>
  <w:num w:numId="19">
    <w:abstractNumId w:val="10"/>
  </w:num>
  <w:num w:numId="20">
    <w:abstractNumId w:val="9"/>
  </w:num>
  <w:num w:numId="21">
    <w:abstractNumId w:val="30"/>
  </w:num>
  <w:num w:numId="22">
    <w:abstractNumId w:val="25"/>
  </w:num>
  <w:num w:numId="23">
    <w:abstractNumId w:val="8"/>
  </w:num>
  <w:num w:numId="24">
    <w:abstractNumId w:val="16"/>
  </w:num>
  <w:num w:numId="25">
    <w:abstractNumId w:val="17"/>
  </w:num>
  <w:num w:numId="26">
    <w:abstractNumId w:val="31"/>
  </w:num>
  <w:num w:numId="27">
    <w:abstractNumId w:val="27"/>
  </w:num>
  <w:num w:numId="28">
    <w:abstractNumId w:val="1"/>
  </w:num>
  <w:num w:numId="29">
    <w:abstractNumId w:val="18"/>
  </w:num>
  <w:num w:numId="30">
    <w:abstractNumId w:val="20"/>
  </w:num>
  <w:num w:numId="31">
    <w:abstractNumId w:val="32"/>
  </w:num>
  <w:num w:numId="32">
    <w:abstractNumId w:val="23"/>
  </w:num>
  <w:num w:numId="33">
    <w:abstractNumId w:val="11"/>
  </w:num>
  <w:num w:numId="34">
    <w:abstractNumId w:val="15"/>
  </w:num>
  <w:num w:numId="35">
    <w:abstractNumId w:val="3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grammar="clean"/>
  <w:defaultTabStop w:val="708"/>
  <w:hyphenationZone w:val="425"/>
  <w:characterSpacingControl w:val="doNotCompress"/>
  <w:compat>
    <w:compatSetting w:name="compatibilityMode" w:uri="http://schemas.microsoft.com/office/word" w:val="12"/>
  </w:compat>
  <w:rsids>
    <w:rsidRoot w:val="004577E3"/>
    <w:rsid w:val="00041009"/>
    <w:rsid w:val="00043B8E"/>
    <w:rsid w:val="0009446D"/>
    <w:rsid w:val="000B165B"/>
    <w:rsid w:val="000D309E"/>
    <w:rsid w:val="000E775D"/>
    <w:rsid w:val="00124EFB"/>
    <w:rsid w:val="00171346"/>
    <w:rsid w:val="00237451"/>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3E07"/>
    <w:rsid w:val="006D7467"/>
    <w:rsid w:val="007D0671"/>
    <w:rsid w:val="008A0AB9"/>
    <w:rsid w:val="008A15C1"/>
    <w:rsid w:val="008C2B7A"/>
    <w:rsid w:val="008E6E9A"/>
    <w:rsid w:val="00916845"/>
    <w:rsid w:val="00923C87"/>
    <w:rsid w:val="00927880"/>
    <w:rsid w:val="00937A57"/>
    <w:rsid w:val="00950501"/>
    <w:rsid w:val="009B50D3"/>
    <w:rsid w:val="009F7BBE"/>
    <w:rsid w:val="00A26CED"/>
    <w:rsid w:val="00A31099"/>
    <w:rsid w:val="00A54FFF"/>
    <w:rsid w:val="00A66D58"/>
    <w:rsid w:val="00AE7437"/>
    <w:rsid w:val="00B6327F"/>
    <w:rsid w:val="00B7474A"/>
    <w:rsid w:val="00BD704E"/>
    <w:rsid w:val="00BE7B46"/>
    <w:rsid w:val="00C6606E"/>
    <w:rsid w:val="00C9394E"/>
    <w:rsid w:val="00CB1054"/>
    <w:rsid w:val="00D135C3"/>
    <w:rsid w:val="00D33BCA"/>
    <w:rsid w:val="00D51745"/>
    <w:rsid w:val="00D76E50"/>
    <w:rsid w:val="00DB3113"/>
    <w:rsid w:val="00DB39F5"/>
    <w:rsid w:val="00EA74CE"/>
    <w:rsid w:val="00F63473"/>
    <w:rsid w:val="00F646B0"/>
    <w:rsid w:val="00FC41E1"/>
    <w:rsid w:val="00FD0E3F"/>
    <w:rsid w:val="00FD20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30"/>
        <o:r id="V:Rule2" type="connector" idref="#AutoShape 19"/>
        <o:r id="V:Rule3" type="connector" idref="#AutoShape 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660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semiHidden/>
    <w:rsid w:val="00C6606E"/>
    <w:rPr>
      <w:rFonts w:asciiTheme="majorHAnsi" w:eastAsiaTheme="majorEastAsia" w:hAnsiTheme="majorHAnsi" w:cstheme="majorBidi"/>
      <w:b/>
      <w:bCs/>
      <w:i/>
      <w:iCs/>
      <w:color w:val="4F81BD" w:themeColor="accent1"/>
    </w:rPr>
  </w:style>
  <w:style w:type="character" w:styleId="Hyperlink">
    <w:name w:val="Hyperlink"/>
    <w:basedOn w:val="Absatz-Standardschriftart"/>
    <w:uiPriority w:val="99"/>
    <w:semiHidden/>
    <w:unhideWhenUsed/>
    <w:rsid w:val="00C6606E"/>
    <w:rPr>
      <w:color w:val="0000FF"/>
      <w:u w:val="single"/>
    </w:rPr>
  </w:style>
  <w:style w:type="paragraph" w:styleId="StandardWeb">
    <w:name w:val="Normal (Web)"/>
    <w:basedOn w:val="Standard"/>
    <w:uiPriority w:val="99"/>
    <w:unhideWhenUse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C6606E"/>
    <w:rPr>
      <w:b/>
      <w:bCs/>
    </w:rPr>
  </w:style>
  <w:style w:type="character" w:styleId="Hervorhebung">
    <w:name w:val="Emphasis"/>
    <w:basedOn w:val="Absatz-Standardschriftart"/>
    <w:uiPriority w:val="20"/>
    <w:qFormat/>
    <w:rsid w:val="00C6606E"/>
    <w:rPr>
      <w:i/>
      <w:iCs/>
    </w:rPr>
  </w:style>
  <w:style w:type="character" w:customStyle="1" w:styleId="info">
    <w:name w:val="info"/>
    <w:basedOn w:val="Absatz-Standardschriftart"/>
    <w:rsid w:val="00C6606E"/>
  </w:style>
  <w:style w:type="paragraph" w:customStyle="1" w:styleId="vspace">
    <w:name w:val="vspace"/>
    <w:basedOn w:val="Standard"/>
    <w:rsid w:val="00C6606E"/>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C6606E"/>
    <w:rPr>
      <w:rFonts w:ascii="Courier New" w:eastAsia="Times New Roman" w:hAnsi="Courier New" w:cs="Courier New"/>
      <w:sz w:val="20"/>
      <w:szCs w:val="20"/>
    </w:rPr>
  </w:style>
  <w:style w:type="character" w:customStyle="1" w:styleId="wikilink">
    <w:name w:val="wikilink"/>
    <w:basedOn w:val="Absatz-Standardschriftart"/>
    <w:rsid w:val="00C6606E"/>
  </w:style>
  <w:style w:type="table" w:styleId="Tabellenraster">
    <w:name w:val="Table Grid"/>
    <w:basedOn w:val="NormaleTabelle"/>
    <w:uiPriority w:val="59"/>
    <w:rsid w:val="00B7474A"/>
    <w:pPr>
      <w:spacing w:after="0" w:line="240" w:lineRule="auto"/>
    </w:pPr>
    <w:rPr>
      <w:lang w:val="de-A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krper">
    <w:name w:val="Body Text"/>
    <w:basedOn w:val="Standard"/>
    <w:link w:val="TextkrperZchn"/>
    <w:rsid w:val="000D309E"/>
    <w:pPr>
      <w:suppressAutoHyphens/>
      <w:spacing w:after="120"/>
    </w:pPr>
    <w:rPr>
      <w:rFonts w:ascii="Calibri" w:eastAsia="SimSun" w:hAnsi="Calibri" w:cs="Calibri"/>
      <w:color w:val="00000A"/>
      <w:lang w:val="en-GB"/>
    </w:rPr>
  </w:style>
  <w:style w:type="character" w:customStyle="1" w:styleId="TextkrperZchn">
    <w:name w:val="Textkörper Zchn"/>
    <w:basedOn w:val="Absatz-Standardschriftart"/>
    <w:link w:val="Textkrper"/>
    <w:rsid w:val="000D309E"/>
    <w:rPr>
      <w:rFonts w:ascii="Calibri" w:eastAsia="SimSun" w:hAnsi="Calibri" w:cs="Calibri"/>
      <w:color w:val="00000A"/>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812584">
      <w:bodyDiv w:val="1"/>
      <w:marLeft w:val="0"/>
      <w:marRight w:val="0"/>
      <w:marTop w:val="0"/>
      <w:marBottom w:val="0"/>
      <w:divBdr>
        <w:top w:val="none" w:sz="0" w:space="0" w:color="auto"/>
        <w:left w:val="none" w:sz="0" w:space="0" w:color="auto"/>
        <w:bottom w:val="none" w:sz="0" w:space="0" w:color="auto"/>
        <w:right w:val="none" w:sz="0" w:space="0" w:color="auto"/>
      </w:divBdr>
    </w:div>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909728714">
      <w:bodyDiv w:val="1"/>
      <w:marLeft w:val="0"/>
      <w:marRight w:val="0"/>
      <w:marTop w:val="0"/>
      <w:marBottom w:val="0"/>
      <w:divBdr>
        <w:top w:val="none" w:sz="0" w:space="0" w:color="auto"/>
        <w:left w:val="none" w:sz="0" w:space="0" w:color="auto"/>
        <w:bottom w:val="none" w:sz="0" w:space="0" w:color="auto"/>
        <w:right w:val="none" w:sz="0" w:space="0" w:color="auto"/>
      </w:divBdr>
      <w:divsChild>
        <w:div w:id="1674531251">
          <w:marLeft w:val="0"/>
          <w:marRight w:val="0"/>
          <w:marTop w:val="0"/>
          <w:marBottom w:val="0"/>
          <w:divBdr>
            <w:top w:val="none" w:sz="0" w:space="0" w:color="auto"/>
            <w:left w:val="none" w:sz="0" w:space="0" w:color="auto"/>
            <w:bottom w:val="none" w:sz="0" w:space="0" w:color="auto"/>
            <w:right w:val="none" w:sz="0" w:space="0" w:color="auto"/>
          </w:divBdr>
        </w:div>
        <w:div w:id="2017075457">
          <w:marLeft w:val="0"/>
          <w:marRight w:val="0"/>
          <w:marTop w:val="0"/>
          <w:marBottom w:val="0"/>
          <w:divBdr>
            <w:top w:val="none" w:sz="0" w:space="0" w:color="auto"/>
            <w:left w:val="none" w:sz="0" w:space="0" w:color="auto"/>
            <w:bottom w:val="none" w:sz="0" w:space="0" w:color="auto"/>
            <w:right w:val="none" w:sz="0" w:space="0" w:color="auto"/>
          </w:divBdr>
          <w:divsChild>
            <w:div w:id="1706099939">
              <w:marLeft w:val="0"/>
              <w:marRight w:val="0"/>
              <w:marTop w:val="0"/>
              <w:marBottom w:val="0"/>
              <w:divBdr>
                <w:top w:val="none" w:sz="0" w:space="0" w:color="auto"/>
                <w:left w:val="none" w:sz="0" w:space="0" w:color="auto"/>
                <w:bottom w:val="none" w:sz="0" w:space="0" w:color="auto"/>
                <w:right w:val="none" w:sz="0" w:space="0" w:color="auto"/>
              </w:divBdr>
            </w:div>
            <w:div w:id="124667559">
              <w:marLeft w:val="0"/>
              <w:marRight w:val="0"/>
              <w:marTop w:val="0"/>
              <w:marBottom w:val="0"/>
              <w:divBdr>
                <w:top w:val="none" w:sz="0" w:space="0" w:color="auto"/>
                <w:left w:val="none" w:sz="0" w:space="0" w:color="auto"/>
                <w:bottom w:val="none" w:sz="0" w:space="0" w:color="auto"/>
                <w:right w:val="none" w:sz="0" w:space="0" w:color="auto"/>
              </w:divBdr>
            </w:div>
            <w:div w:id="147138769">
              <w:marLeft w:val="0"/>
              <w:marRight w:val="0"/>
              <w:marTop w:val="0"/>
              <w:marBottom w:val="0"/>
              <w:divBdr>
                <w:top w:val="none" w:sz="0" w:space="0" w:color="auto"/>
                <w:left w:val="none" w:sz="0" w:space="0" w:color="auto"/>
                <w:bottom w:val="none" w:sz="0" w:space="0" w:color="auto"/>
                <w:right w:val="none" w:sz="0" w:space="0" w:color="auto"/>
              </w:divBdr>
            </w:div>
          </w:divsChild>
        </w:div>
        <w:div w:id="571431305">
          <w:marLeft w:val="0"/>
          <w:marRight w:val="0"/>
          <w:marTop w:val="0"/>
          <w:marBottom w:val="0"/>
          <w:divBdr>
            <w:top w:val="none" w:sz="0" w:space="0" w:color="auto"/>
            <w:left w:val="none" w:sz="0" w:space="0" w:color="auto"/>
            <w:bottom w:val="none" w:sz="0" w:space="0" w:color="auto"/>
            <w:right w:val="none" w:sz="0" w:space="0" w:color="auto"/>
          </w:divBdr>
          <w:divsChild>
            <w:div w:id="1028213172">
              <w:marLeft w:val="0"/>
              <w:marRight w:val="0"/>
              <w:marTop w:val="0"/>
              <w:marBottom w:val="0"/>
              <w:divBdr>
                <w:top w:val="none" w:sz="0" w:space="0" w:color="auto"/>
                <w:left w:val="none" w:sz="0" w:space="0" w:color="auto"/>
                <w:bottom w:val="none" w:sz="0" w:space="0" w:color="auto"/>
                <w:right w:val="none" w:sz="0" w:space="0" w:color="auto"/>
              </w:divBdr>
            </w:div>
          </w:divsChild>
        </w:div>
        <w:div w:id="1946426248">
          <w:marLeft w:val="0"/>
          <w:marRight w:val="0"/>
          <w:marTop w:val="0"/>
          <w:marBottom w:val="0"/>
          <w:divBdr>
            <w:top w:val="none" w:sz="0" w:space="0" w:color="auto"/>
            <w:left w:val="none" w:sz="0" w:space="0" w:color="auto"/>
            <w:bottom w:val="none" w:sz="0" w:space="0" w:color="auto"/>
            <w:right w:val="none" w:sz="0" w:space="0" w:color="auto"/>
          </w:divBdr>
        </w:div>
        <w:div w:id="1244490013">
          <w:marLeft w:val="0"/>
          <w:marRight w:val="0"/>
          <w:marTop w:val="0"/>
          <w:marBottom w:val="0"/>
          <w:divBdr>
            <w:top w:val="none" w:sz="0" w:space="0" w:color="auto"/>
            <w:left w:val="none" w:sz="0" w:space="0" w:color="auto"/>
            <w:bottom w:val="none" w:sz="0" w:space="0" w:color="auto"/>
            <w:right w:val="none" w:sz="0" w:space="0" w:color="auto"/>
          </w:divBdr>
        </w:div>
      </w:divsChild>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tutorial/essential/concurrency/" TargetMode="External"/><Relationship Id="rId18" Type="http://schemas.openxmlformats.org/officeDocument/2006/relationships/hyperlink" Target="http://docs.oracle.com/javase/7/docs/api/index.html?java/rmi/registry/LocateRegistry.html" TargetMode="External"/><Relationship Id="rId26" Type="http://schemas.openxmlformats.org/officeDocument/2006/relationships/image" Target="media/image8.jpe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ws.bfh.ch/%7Eamrhein/Swing/javainsel7/javainsel_18_002.htm"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docs.oracle.com/javase/7/docs/api/index.html?java/rmi/registry/Registry.html"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docs.oracle.com/javase/7/docs/api/index.html?java/rmi/server/UnicastRemoteObject.html" TargetMode="External"/><Relationship Id="rId20" Type="http://schemas.openxmlformats.org/officeDocument/2006/relationships/hyperlink" Target="http://docs.oracle.com/javase/7/docs/api/index.html?java/io/package-summary.html" TargetMode="External"/><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microsoft.com/office/2007/relationships/stylesWithEffects" Target="stylesWithEffects.xml"/><Relationship Id="rId15" Type="http://schemas.openxmlformats.org/officeDocument/2006/relationships/hyperlink" Target="http://docs.oracle.com/javase/7/docs/api/index.html?java/rmi/Remote.html"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s.oracle.com/javase/7/docs/api/index.html?java/util/Properties.html" TargetMode="External"/><Relationship Id="rId31" Type="http://schemas.openxmlformats.org/officeDocument/2006/relationships/image" Target="media/image13.jpe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yperlink" Target="http://www.oracle.com/technetwork/java/javase/tech/index-jsp-138781.html" TargetMode="External"/><Relationship Id="rId14" Type="http://schemas.openxmlformats.org/officeDocument/2006/relationships/hyperlink" Target="http://www.borko.at/%7Emike/template.zi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docs.oracle.com/javase/tutorial/rm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2E9E37-99B8-490C-8F0C-E0B3A7656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6428</Words>
  <Characters>40502</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46837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49</cp:revision>
  <cp:lastPrinted>2014-02-19T09:23:00Z</cp:lastPrinted>
  <dcterms:created xsi:type="dcterms:W3CDTF">2014-01-29T09:43:00Z</dcterms:created>
  <dcterms:modified xsi:type="dcterms:W3CDTF">2014-02-25T18:44:00Z</dcterms:modified>
</cp:coreProperties>
</file>